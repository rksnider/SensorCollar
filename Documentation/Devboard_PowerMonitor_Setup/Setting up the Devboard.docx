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4D7" w:rsidRPr="002A3011" w:rsidRDefault="00C474D7">
      <w:pPr>
        <w:rPr>
          <w:b/>
        </w:rPr>
      </w:pPr>
      <w:r w:rsidRPr="002A3011">
        <w:rPr>
          <w:b/>
        </w:rPr>
        <w:t>Setting up the Devboard_PowerMonitor</w:t>
      </w:r>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BA4A4F">
        <w:t xml:space="preserve">Booting and </w:t>
      </w:r>
      <w:r w:rsidR="002A3011">
        <w:t>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BuckBoost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r w:rsidR="00374679">
        <w:rPr>
          <w:b/>
        </w:rPr>
        <w:t>A</w:t>
      </w:r>
      <w:r w:rsidRPr="001F65E8">
        <w:rPr>
          <w:b/>
        </w:rPr>
        <w:t>)</w:t>
      </w:r>
      <w:r w:rsidR="00093517">
        <w:rPr>
          <w:b/>
        </w:rPr>
        <w:t>Programming the CPLD/FLASH</w:t>
      </w:r>
    </w:p>
    <w:p w:rsidR="00093517" w:rsidRDefault="00093517" w:rsidP="00C71C35">
      <w:r>
        <w:t>Due to the FPGA now routing its TDI to TDO when it is shut off, the JTAG chain is broken by default. To fix this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Quartus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Programming the CPLD/FLASH</w:t>
      </w:r>
    </w:p>
    <w:p w:rsidR="00374679" w:rsidRDefault="00374679" w:rsidP="00374679">
      <w:r w:rsidRPr="00567F15">
        <w:t>Source_Code\DevBoard_PowerMonitor\CPLD</w:t>
      </w:r>
      <w:r>
        <w:t>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Quartus project.  Copy </w:t>
      </w:r>
      <w:r w:rsidRPr="00FC15C4">
        <w:t>DevBoard_PowerMonitor_CPLDInit_IO.qsf</w:t>
      </w:r>
      <w:r>
        <w:t xml:space="preserve">  and rename to </w:t>
      </w:r>
      <w:r w:rsidRPr="00FC15C4">
        <w:t>D</w:t>
      </w:r>
      <w:r>
        <w:t>evBoard_PowerMonitor_CPLDInit</w:t>
      </w:r>
      <w:r w:rsidRPr="00FC15C4">
        <w:t>.qsf</w:t>
      </w:r>
    </w:p>
    <w:p w:rsidR="00FC15C4" w:rsidRDefault="00FC15C4" w:rsidP="00FC15C4">
      <w:r>
        <w:t xml:space="preserve">A note on the QSF files. The project attempts to keep the QSF which Quartus maintains apart from the QSF which defines the board specific pins/ports/names as defined by the physical board. </w:t>
      </w:r>
    </w:p>
    <w:p w:rsidR="00FC15C4" w:rsidRDefault="00FC15C4" w:rsidP="00FC15C4">
      <w:r>
        <w:t>For this reason, one should copy the Toplevel_name*_IO.qsf to Toplevel_name.qsf when starti</w:t>
      </w:r>
      <w:r w:rsidR="00AF284B">
        <w:t xml:space="preserve">ng from </w:t>
      </w:r>
      <w:r w:rsidR="002A5843">
        <w:t xml:space="preserve">git </w:t>
      </w:r>
      <w:r w:rsidR="00AF284B">
        <w:t xml:space="preserve">for the first time for any project. </w:t>
      </w:r>
    </w:p>
    <w:p w:rsidR="00374679" w:rsidRDefault="00374679" w:rsidP="00C71C35">
      <w:r>
        <w:t>Files need</w:t>
      </w:r>
      <w:r w:rsidR="00AF284B">
        <w:t>ed</w:t>
      </w:r>
      <w:r>
        <w:t xml:space="preserve"> for this stage. </w:t>
      </w:r>
      <w:r w:rsidR="00FC15C4">
        <w:t xml:space="preserve">These files need to be added to </w:t>
      </w:r>
      <w:r w:rsidR="00AF284B">
        <w:t xml:space="preserve">the </w:t>
      </w:r>
      <w:r w:rsidR="00FC15C4">
        <w:t>Quartus project.</w:t>
      </w:r>
    </w:p>
    <w:p w:rsidR="00374679" w:rsidRDefault="00374679" w:rsidP="00374679">
      <w:r>
        <w:t>../../MainCollar/General/Utilities_pkg.vhd</w:t>
      </w:r>
    </w:p>
    <w:p w:rsidR="00374679" w:rsidRDefault="00374679" w:rsidP="00374679">
      <w:r>
        <w:t>../../MainCollar/PowerController/FlashWrite.vhd</w:t>
      </w:r>
    </w:p>
    <w:p w:rsidR="00374679" w:rsidRDefault="00374679" w:rsidP="00374679">
      <w:r>
        <w:t>../../MainCollar/PowerController/FlashWrite.qip</w:t>
      </w:r>
    </w:p>
    <w:p w:rsidR="00374679" w:rsidRDefault="00374679" w:rsidP="00374679">
      <w:r>
        <w:t>../../MainCollar/PowerController/FlashInit.vhd</w:t>
      </w:r>
    </w:p>
    <w:p w:rsidR="00C35066" w:rsidRDefault="00374679" w:rsidP="00374679">
      <w:r>
        <w:t>DevBoard_PowerMonitorCPLDInit_TopLevel.vhd</w:t>
      </w:r>
    </w:p>
    <w:p w:rsidR="00007C5A" w:rsidRDefault="00007C5A" w:rsidP="00374679">
      <w:r>
        <w:t xml:space="preserve">Several Project wide .TCL scripts are needed. </w:t>
      </w:r>
      <w:ins w:id="0" w:author="Davis, Tyler" w:date="2016-04-11T12:35:00Z">
        <w:r w:rsidR="00681030">
          <w:t xml:space="preserve">  These include at_compile_start, sdc_values, set_vhdl_constants.</w:t>
        </w:r>
      </w:ins>
    </w:p>
    <w:p w:rsidR="00007C5A" w:rsidRDefault="00007C5A" w:rsidP="00374679">
      <w:r>
        <w:t>Copy the TCL scripts from the GIT QuartusII directory to your working directory.</w:t>
      </w:r>
      <w:ins w:id="1" w:author="Davis, Tyler" w:date="2016-04-11T12:36:00Z">
        <w:r w:rsidR="00681030">
          <w:t xml:space="preserve">  If one of these file is missing, check the </w:t>
        </w:r>
      </w:ins>
      <w:ins w:id="2" w:author="Davis, Tyler" w:date="2016-04-11T12:37:00Z">
        <w:r w:rsidR="00681030" w:rsidRPr="00681030">
          <w:t>DevBoard_PowerMonitor\FPGA</w:t>
        </w:r>
        <w:r w:rsidR="00681030">
          <w:t xml:space="preserve"> directory.</w:t>
        </w:r>
      </w:ins>
      <w:r>
        <w:t xml:space="preserve">  </w:t>
      </w:r>
      <w:ins w:id="3" w:author="Davis, Tyler" w:date="2016-04-11T12:29:00Z">
        <w:r w:rsidR="00F3461A">
          <w:t xml:space="preserve">Additionally, a log file must be created.  </w:t>
        </w:r>
      </w:ins>
      <w:ins w:id="4" w:author="Davis, Tyler" w:date="2016-04-11T12:37:00Z">
        <w:r w:rsidR="00C96C96">
          <w:t xml:space="preserve">In </w:t>
        </w:r>
        <w:r w:rsidR="00C96C96">
          <w:lastRenderedPageBreak/>
          <w:t xml:space="preserve">the working directory, create a commit_timestamp.log file.  (Alternatively, a commit_timestamp.txt file can be used if the </w:t>
        </w:r>
      </w:ins>
      <w:ins w:id="5" w:author="Davis, Tyler" w:date="2016-04-11T12:38:00Z">
        <w:r w:rsidR="00C96C96">
          <w:t>file name extension on line 34 of the at_compile_start.tcl file is changed)</w:t>
        </w:r>
      </w:ins>
    </w:p>
    <w:p w:rsidR="00C35066" w:rsidDel="000C0307" w:rsidRDefault="00FC15C4" w:rsidP="00C35066">
      <w:pPr>
        <w:rPr>
          <w:del w:id="6" w:author="Davis, Tyler" w:date="2016-04-11T12:40:00Z"/>
        </w:rPr>
      </w:pPr>
      <w:r>
        <w:t xml:space="preserve">You should be able to compile now. A POF should now exist in the output_files directory. </w:t>
      </w:r>
    </w:p>
    <w:p w:rsidR="000C0307" w:rsidRDefault="000C0307" w:rsidP="00C35066">
      <w:pPr>
        <w:rPr>
          <w:ins w:id="7" w:author="Davis, Tyler" w:date="2016-04-11T12:40:00Z"/>
        </w:rPr>
      </w:pPr>
    </w:p>
    <w:p w:rsidR="00C35066" w:rsidDel="000C0307" w:rsidRDefault="00C35066" w:rsidP="00374679">
      <w:pPr>
        <w:rPr>
          <w:del w:id="8" w:author="Davis, Tyler" w:date="2016-04-11T12:40:00Z"/>
        </w:rPr>
      </w:pPr>
    </w:p>
    <w:p w:rsidR="00831D26" w:rsidDel="000C0307" w:rsidRDefault="00831D26" w:rsidP="00374679">
      <w:pPr>
        <w:rPr>
          <w:del w:id="9" w:author="Davis, Tyler" w:date="2016-04-11T12:40:00Z"/>
        </w:rPr>
      </w:pPr>
    </w:p>
    <w:p w:rsidR="00831D26" w:rsidDel="000C0307" w:rsidRDefault="00831D26" w:rsidP="00374679">
      <w:pPr>
        <w:rPr>
          <w:del w:id="10" w:author="Davis, Tyler" w:date="2016-04-11T12:40:00Z"/>
        </w:rPr>
      </w:pP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ins w:id="11" w:author="Davis, Tyler" w:date="2016-04-12T09:56:00Z">
        <w:r w:rsidR="003B2BED">
          <w:t xml:space="preserve">  Note, If an error occurs where the silicon ID does not match the chip ID and you’re using a USB Blaster II, try instead switching to a USB Blaster I.</w:t>
        </w:r>
      </w:ins>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lastRenderedPageBreak/>
        <w:t xml:space="preserve">Remove the JTAG </w:t>
      </w:r>
      <w:r w:rsidR="002A5843">
        <w:t xml:space="preserve">CPLD </w:t>
      </w:r>
      <w:r>
        <w:t xml:space="preserve">TDO jumper. It is no longer needed, as the </w:t>
      </w:r>
      <w:r w:rsidR="00AF284B">
        <w:t>FPGA is turned on now</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866915" cy="218498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r w:rsidRPr="00567F15">
        <w:t>Source_Code\DevBoard_PowerMonitor\</w:t>
      </w:r>
      <w:r>
        <w:t>FPGA_INIT</w:t>
      </w:r>
    </w:p>
    <w:p w:rsidR="00FC15C4" w:rsidRDefault="00FC15C4" w:rsidP="00FC15C4">
      <w:pPr>
        <w:ind w:firstLine="720"/>
      </w:pPr>
      <w:r>
        <w:t xml:space="preserve">Bare bones FPGA project for loading to flash. </w:t>
      </w:r>
    </w:p>
    <w:p w:rsidR="00FC15C4" w:rsidRDefault="00CC02FE" w:rsidP="00C71C35">
      <w:r>
        <w:t xml:space="preserve">Copy </w:t>
      </w:r>
      <w:r w:rsidRPr="00CC02FE">
        <w:t>DevBoard_PowerMonitorFPGA_IO.qsf</w:t>
      </w:r>
      <w:r>
        <w:t xml:space="preserve"> and rename DevBoard_PowerMonitorFPGA</w:t>
      </w:r>
      <w:r w:rsidRPr="00CC02FE">
        <w:t>.qsf</w:t>
      </w:r>
    </w:p>
    <w:p w:rsidR="00CC02FE" w:rsidRDefault="00CC02FE" w:rsidP="00C71C35">
      <w:r>
        <w:lastRenderedPageBreak/>
        <w:t>Include files:</w:t>
      </w:r>
    </w:p>
    <w:p w:rsidR="00F309ED" w:rsidRDefault="00CC02FE" w:rsidP="00C71C35">
      <w:pPr>
        <w:rPr>
          <w:ins w:id="12" w:author="Davis, Tyler" w:date="2016-04-12T10:12:00Z"/>
        </w:rPr>
      </w:pPr>
      <w:r w:rsidRPr="00CC02FE">
        <w:t>DevBoard_PowerMonitorFPGA_TopLevel.vhd</w:t>
      </w:r>
    </w:p>
    <w:p w:rsidR="00AD076F" w:rsidRDefault="00AD076F" w:rsidP="00C71C35">
      <w:ins w:id="13" w:author="Davis, Tyler" w:date="2016-04-12T10:12:00Z">
        <w:r>
          <w:t>sdc_values.tcl</w:t>
        </w:r>
      </w:ins>
    </w:p>
    <w:p w:rsidR="00AF284B" w:rsidRDefault="00AF284B" w:rsidP="00C71C35">
      <w:r>
        <w:t>Copy the .tcl scripts from:</w:t>
      </w:r>
    </w:p>
    <w:p w:rsidR="00AF284B" w:rsidRDefault="00AF284B" w:rsidP="00C71C35">
      <w:r>
        <w:t>QuartusII</w:t>
      </w:r>
    </w:p>
    <w:p w:rsidR="000340D5" w:rsidRDefault="000340D5" w:rsidP="00C71C35">
      <w:r>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r w:rsidR="00831D26">
        <w:t xml:space="preserve">sdc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0340D5" w:rsidRDefault="00CC02FE" w:rsidP="00C71C35">
      <w:r>
        <w:t>When inserting a</w:t>
      </w:r>
      <w:r w:rsidR="00AF284B">
        <w:t>n</w:t>
      </w:r>
      <w:r>
        <w:t xml:space="preserve">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r w:rsidRPr="00CC02FE">
        <w:t>set_global_assignment -name DEVICE_INITIALIZATION_CLOCK INIT_INTOSC</w:t>
      </w:r>
    </w:p>
    <w:p w:rsidR="00CC02FE" w:rsidRDefault="00CC02FE" w:rsidP="00C71C35">
      <w:r w:rsidRPr="00CC02FE">
        <w:t>set_global_assignment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init_done pin. </w:t>
      </w:r>
      <w:r w:rsidR="00AF284B">
        <w:t>These</w:t>
      </w:r>
      <w:r>
        <w:t xml:space="preserve"> option</w:t>
      </w:r>
      <w:r w:rsidR="00AF284B">
        <w:t>s are</w:t>
      </w:r>
      <w:r>
        <w:t xml:space="preserve"> included in the _IO.qsf, but </w:t>
      </w:r>
      <w:r w:rsidR="00AF284B">
        <w:t>the corresponding options are</w:t>
      </w:r>
      <w:r>
        <w:t xml:space="preserve"> shown in Quartus here. </w:t>
      </w:r>
      <w:r w:rsidR="00082609">
        <w:t xml:space="preserve"> This is all handled in the qsf’s. I am including the Quartus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FPGA .SOF image. However the flash needs a .POF image. </w:t>
      </w:r>
    </w:p>
    <w:p w:rsidR="000340D5" w:rsidRDefault="000340D5" w:rsidP="00C71C35">
      <w:r>
        <w:t xml:space="preserve">Conversion of a SOF to POF is done through the Convert Programming Files section of the Quartus Application. It is located under the Files menu. </w:t>
      </w:r>
    </w:p>
    <w:p w:rsidR="00F309ED" w:rsidRDefault="00F309ED" w:rsidP="00C71C35">
      <w:pPr>
        <w:rPr>
          <w:noProof/>
        </w:rPr>
      </w:pPr>
    </w:p>
    <w:p w:rsidR="00F309ED" w:rsidRDefault="00082609" w:rsidP="00C71C35">
      <w:r>
        <w:rPr>
          <w:noProof/>
        </w:rPr>
        <w:lastRenderedPageBreak/>
        <mc:AlternateContent>
          <mc:Choice Requires="wps">
            <w:drawing>
              <wp:anchor distT="0" distB="0" distL="114300" distR="114300" simplePos="0" relativeHeight="251693056" behindDoc="0" locked="0" layoutInCell="1" allowOverlap="1" wp14:anchorId="470D0272" wp14:editId="592399E5">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B8C645B" id="Rectangle 80" o:spid="_x0000_s1026" style="position:absolute;margin-left:-10.2pt;margin-top:220.05pt;width:41pt;height:13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9FA1C25" wp14:editId="1B1685D2">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90B9134" id="Rectangle 79" o:spid="_x0000_s1026" style="position:absolute;margin-left:9.5pt;margin-top:154.05pt;width:192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45C357FA" wp14:editId="7212E0A4">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F058311" id="Rectangle 78" o:spid="_x0000_s1026" style="position:absolute;margin-left:-10.2pt;margin-top:175.05pt;width:41pt;height:1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E24963F" wp14:editId="0CA4CEE0">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7E29F3A" id="Rectangle 77" o:spid="_x0000_s1026" style="position:absolute;margin-left:370pt;margin-top:77.55pt;width:88pt;height: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E24963F" wp14:editId="0CA4CEE0">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BF3BACD" id="Rectangle 76" o:spid="_x0000_s1026" style="position:absolute;margin-left:141pt;margin-top:80.05pt;width:88pt;height:1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CF45EE2" id="Rectangle 75" o:spid="_x0000_s1026" style="position:absolute;margin-left:5pt;margin-top:80.05pt;width:88pt;height:1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sidR="00F309ED">
        <w:rPr>
          <w:noProof/>
        </w:rPr>
        <w:drawing>
          <wp:inline distT="0" distB="0" distL="0" distR="0" wp14:anchorId="6DDA0BFB" wp14:editId="610A7D24">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Parallel flash loader has been changed in the CPLD</w:t>
      </w:r>
      <w:r w:rsidR="00AF284B">
        <w:t xml:space="preserve"> project to look for the FPGA image in flash from a certain offset. </w:t>
      </w:r>
      <w:r>
        <w:t xml:space="preserve">PFL also looks for option bits </w:t>
      </w:r>
      <w:r w:rsidR="00AF284B">
        <w:t>at a certain offset</w:t>
      </w:r>
      <w:r>
        <w:t xml:space="preserve">. This hard coding of addresses makes the system more robust. It also allows you to verify </w:t>
      </w:r>
      <w:r w:rsidR="00AF284B">
        <w:t xml:space="preserve">the </w:t>
      </w:r>
      <w:r>
        <w:t xml:space="preserve">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082609" w:rsidRDefault="00082609" w:rsidP="00C71C35">
      <w:r>
        <w:t xml:space="preserve">Note the odd choice of CFI_128Mb, when the actual chip is a QSPI_128Mb. This is explained by Altera here: </w:t>
      </w:r>
      <w:hyperlink r:id="rId16" w:history="1">
        <w:r w:rsidRPr="00886C7B">
          <w:rPr>
            <w:rStyle w:val="Hyperlink"/>
          </w:rPr>
          <w:t>https://www.altera.com/support/support-resources/knowledge-base/solutions/rd05082012_592.html</w:t>
        </w:r>
      </w:hyperlink>
    </w:p>
    <w:p w:rsidR="00AF362F" w:rsidRDefault="00AF362F" w:rsidP="00C71C35">
      <w:r>
        <w:t xml:space="preserve">Check the name and location of your output.pof file. </w:t>
      </w:r>
    </w:p>
    <w:p w:rsidR="00AF362F" w:rsidRDefault="00AF284B" w:rsidP="00C71C35">
      <w:r>
        <w:t xml:space="preserve">Add the FPGA .SOF to the </w:t>
      </w:r>
      <w:r w:rsidR="00AF362F">
        <w:t xml:space="preserve">.POF by double clicking the SOF_DATA Page_0. Browse to </w:t>
      </w:r>
      <w:ins w:id="14" w:author="Davis, Tyler" w:date="2016-04-12T11:21:00Z">
        <w:r w:rsidR="005517AE">
          <w:t xml:space="preserve">where </w:t>
        </w:r>
      </w:ins>
      <w:r w:rsidR="00AF362F">
        <w:t xml:space="preserve">the .SOF image </w:t>
      </w:r>
      <w:ins w:id="15" w:author="Davis, Tyler" w:date="2016-04-12T11:22:00Z">
        <w:r w:rsidR="005517AE">
          <w:t xml:space="preserve">was </w:t>
        </w:r>
      </w:ins>
      <w:bookmarkStart w:id="16" w:name="_GoBack"/>
      <w:bookmarkEnd w:id="16"/>
      <w:r w:rsidR="00AF362F">
        <w:t xml:space="preserve">compiled. </w:t>
      </w:r>
    </w:p>
    <w:p w:rsidR="00AF362F" w:rsidRDefault="00AF362F" w:rsidP="00C71C35">
      <w:r>
        <w:t xml:space="preserve">We now change where in the POF this image will be offset. </w:t>
      </w:r>
    </w:p>
    <w:p w:rsidR="00AF362F" w:rsidRDefault="00082609" w:rsidP="00C71C35">
      <w:r>
        <w:t>C</w:t>
      </w:r>
      <w:r w:rsidR="00AF362F">
        <w:t>lick t</w:t>
      </w:r>
      <w:r>
        <w:t xml:space="preserve">he SOF DATA and hit properties off to the right. </w:t>
      </w:r>
    </w:p>
    <w:p w:rsidR="00F309ED" w:rsidRDefault="00AF362F" w:rsidP="00C71C35">
      <w:r>
        <w:rPr>
          <w:noProof/>
        </w:rPr>
        <w:lastRenderedPageBreak/>
        <w:drawing>
          <wp:inline distT="0" distB="0" distL="0" distR="0" wp14:anchorId="37C21869" wp14:editId="1C7BA1B8">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3781425"/>
                    </a:xfrm>
                    <a:prstGeom prst="rect">
                      <a:avLst/>
                    </a:prstGeom>
                  </pic:spPr>
                </pic:pic>
              </a:graphicData>
            </a:graphic>
          </wp:inline>
        </w:drawing>
      </w:r>
      <w:r w:rsidR="00AF284B">
        <w:t xml:space="preserve"> </w:t>
      </w:r>
    </w:p>
    <w:p w:rsidR="00AF362F" w:rsidRDefault="00AF362F" w:rsidP="00C71C35">
      <w:r>
        <w:br/>
        <w:t>Change the address mode to “start”</w:t>
      </w:r>
    </w:p>
    <w:p w:rsidR="00AF362F" w:rsidRDefault="00AF362F" w:rsidP="00C71C35">
      <w:r>
        <w:t>Change the offset to 0x40_0000. This location is coded in</w:t>
      </w:r>
      <w:r w:rsidR="00082609">
        <w:t>to</w:t>
      </w:r>
      <w:r>
        <w:t xml:space="preserve"> the option bits of the POF image. The PFL IP is not aware of this location. It looks to the option bits which then point to this location. </w:t>
      </w:r>
    </w:p>
    <w:p w:rsidR="00AF362F" w:rsidRDefault="00AF362F" w:rsidP="00C71C35">
      <w:r>
        <w:t xml:space="preserve">Now click the “Options/Boot Info…” in the main convert screen. </w:t>
      </w:r>
    </w:p>
    <w:p w:rsidR="00AF362F" w:rsidRDefault="00AF362F" w:rsidP="00C71C35">
      <w:r>
        <w:rPr>
          <w:noProof/>
        </w:rPr>
        <w:drawing>
          <wp:inline distT="0" distB="0" distL="0" distR="0" wp14:anchorId="270C19C0" wp14:editId="62BE756B">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266825"/>
                    </a:xfrm>
                    <a:prstGeom prst="rect">
                      <a:avLst/>
                    </a:prstGeom>
                  </pic:spPr>
                </pic:pic>
              </a:graphicData>
            </a:graphic>
          </wp:inline>
        </w:drawing>
      </w:r>
    </w:p>
    <w:p w:rsidR="00AF362F" w:rsidRDefault="00AF362F" w:rsidP="00C71C35">
      <w:r>
        <w:t xml:space="preserve">Change the option bits so that the reside at 0x30_0000 in the POF. This address is coded into the PFL </w:t>
      </w:r>
      <w:r w:rsidR="00082609">
        <w:t xml:space="preserve">IP loaded into the CPLD image. </w:t>
      </w:r>
    </w:p>
    <w:p w:rsidR="00AF362F" w:rsidRDefault="00AF362F" w:rsidP="00C71C35">
      <w:r>
        <w:t>Hit Generate in the main window. The PO</w:t>
      </w:r>
      <w:r w:rsidR="00082609">
        <w:t>F</w:t>
      </w:r>
      <w:r>
        <w:t xml:space="preserve"> is no</w:t>
      </w:r>
      <w:r w:rsidR="00082609">
        <w:t>w</w:t>
      </w:r>
      <w:r>
        <w:t xml:space="preserve"> ready to be loaded to flash. </w:t>
      </w:r>
    </w:p>
    <w:p w:rsidR="00AF362F" w:rsidRDefault="00AF362F" w:rsidP="00C71C35">
      <w:r>
        <w:t xml:space="preserve">In the Quartus programmer, program the POF to the flash. </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The git directory of interest is:</w:t>
      </w:r>
    </w:p>
    <w:p w:rsidR="00374679" w:rsidRDefault="00374679" w:rsidP="00374679">
      <w:r w:rsidRPr="00567F15">
        <w:t>Source_Code\DevBoard_PowerMonitor\CPLD</w:t>
      </w:r>
    </w:p>
    <w:p w:rsidR="00F309ED" w:rsidRDefault="00374679" w:rsidP="00F309ED">
      <w:r>
        <w:tab/>
        <w:t>Used for loading FPGA from Flash on Boot and Normal Operation</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r>
        <w:t>set_global_assignment -name VHDL_FILE ../../MainCollar/General/Utilities_pkg.vhd</w:t>
      </w:r>
    </w:p>
    <w:p w:rsidR="003D19B7" w:rsidRDefault="003D19B7" w:rsidP="003D19B7">
      <w:pPr>
        <w:spacing w:after="0" w:line="240" w:lineRule="auto"/>
      </w:pPr>
      <w:r>
        <w:t>set_global_assignment -name VHDL_FILE AudioRecordingCollarCPLD_TopLevel.vhd</w:t>
      </w:r>
    </w:p>
    <w:p w:rsidR="00F309ED" w:rsidRDefault="00F309ED" w:rsidP="00F309ED">
      <w:pPr>
        <w:spacing w:after="0" w:line="240" w:lineRule="auto"/>
      </w:pPr>
      <w:r>
        <w:t>set_global_assignment -name VHDL_FILE ../../MainCollar/PowerController/PC_StatusControl_pkg.vhd</w:t>
      </w:r>
    </w:p>
    <w:p w:rsidR="00F309ED" w:rsidRDefault="00F309ED" w:rsidP="00F309ED">
      <w:pPr>
        <w:spacing w:after="0" w:line="240" w:lineRule="auto"/>
      </w:pPr>
      <w:r>
        <w:t>set_global_assignment -name VHDL_FILE ../../MainCollar/PowerController/StatCtlSPI.vhd</w:t>
      </w:r>
    </w:p>
    <w:p w:rsidR="00F309ED" w:rsidRDefault="00F309ED" w:rsidP="00F309ED">
      <w:pPr>
        <w:spacing w:after="0" w:line="240" w:lineRule="auto"/>
      </w:pPr>
      <w:r>
        <w:t>set_global_assignment -name VHDL_FILE ../../MainCollar/PowerController/PC_UFM.vhd</w:t>
      </w:r>
    </w:p>
    <w:p w:rsidR="00F309ED" w:rsidRDefault="00F309ED" w:rsidP="00F309ED">
      <w:pPr>
        <w:spacing w:after="0" w:line="240" w:lineRule="auto"/>
      </w:pPr>
      <w:r>
        <w:t>set_global_assignment -name QIP_FILE ../../MainCollar/PowerController/PFL.qip</w:t>
      </w:r>
    </w:p>
    <w:p w:rsidR="00F309ED" w:rsidRDefault="00F309ED" w:rsidP="00F309ED">
      <w:pPr>
        <w:spacing w:after="0" w:line="240" w:lineRule="auto"/>
      </w:pPr>
      <w:r>
        <w:t>set_global_assignment -name VHDL_FILE ../../MainCollar/PowerController/PowerController.vhd</w:t>
      </w:r>
    </w:p>
    <w:p w:rsidR="00F309ED" w:rsidRDefault="00F309ED" w:rsidP="00F309ED">
      <w:pPr>
        <w:spacing w:after="0" w:line="240" w:lineRule="auto"/>
      </w:pPr>
      <w:r>
        <w:t>set_global_assignment -name QIP_FILE ../../MainCollar/PowerController/InternalFlash.qip</w:t>
      </w:r>
    </w:p>
    <w:p w:rsidR="00AF284B" w:rsidRDefault="00AF284B" w:rsidP="00F309ED">
      <w:pPr>
        <w:spacing w:after="0" w:line="240" w:lineRule="auto"/>
      </w:pPr>
    </w:p>
    <w:p w:rsidR="00AF284B" w:rsidRDefault="00AF284B" w:rsidP="00F309ED">
      <w:pPr>
        <w:spacing w:after="0" w:line="240" w:lineRule="auto"/>
      </w:pPr>
      <w:r>
        <w:lastRenderedPageBreak/>
        <w:t xml:space="preserve">Again copy the .tcl scripts from the QuartusII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Quartus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F309ED" w:rsidRDefault="00EC71FB" w:rsidP="00F309ED">
      <w:r>
        <w:t xml:space="preserve">The POF is programmed to the CPLD (5M570ZT100) by checking the Program/Configure CFM boxes. </w:t>
      </w:r>
    </w:p>
    <w:p w:rsidR="00EC71FB" w:rsidRDefault="00EC71FB" w:rsidP="00F309ED"/>
    <w:p w:rsidR="00EC71FB" w:rsidRDefault="00EC71FB" w:rsidP="00F309ED">
      <w:r>
        <w:t xml:space="preserve">Now the CPLD needs to be rebooted. </w:t>
      </w:r>
      <w:r w:rsidR="00082609">
        <w:t xml:space="preserve"> Remove and reapply power to the board. </w:t>
      </w:r>
    </w:p>
    <w:p w:rsidR="00EC71FB" w:rsidRDefault="00EC71FB" w:rsidP="00F309ED"/>
    <w:p w:rsidR="00EC71FB" w:rsidRDefault="00EC71FB" w:rsidP="00F309ED">
      <w:r>
        <w:t>Upon restart only the CPLD will be on. A force_startup line to the CPLD tell</w:t>
      </w:r>
      <w:r w:rsidR="00232022">
        <w:t>s</w:t>
      </w:r>
      <w:r>
        <w:t xml:space="preserve"> it to boot the FPGA. </w:t>
      </w:r>
      <w:r w:rsidR="00232022">
        <w:t xml:space="preserve">A </w:t>
      </w:r>
      <w:r>
        <w:t xml:space="preserve">low pulse on force_startup can be accomplished by </w:t>
      </w:r>
      <w:r w:rsidR="00232022">
        <w:t>momentarily</w:t>
      </w:r>
      <w:r>
        <w:t xml:space="preserve"> grounding the forced_start_n_to_cpld line. </w:t>
      </w:r>
    </w:p>
    <w:p w:rsidR="00EC71FB" w:rsidRDefault="00EC71FB" w:rsidP="00F309ED">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3517900</wp:posOffset>
                </wp:positionH>
                <wp:positionV relativeFrom="paragraph">
                  <wp:posOffset>6350</wp:posOffset>
                </wp:positionV>
                <wp:extent cx="1466850" cy="933450"/>
                <wp:effectExtent l="38100" t="19050" r="38100" b="57150"/>
                <wp:wrapNone/>
                <wp:docPr id="73" name="Straight Arrow Connector 73"/>
                <wp:cNvGraphicFramePr/>
                <a:graphic xmlns:a="http://schemas.openxmlformats.org/drawingml/2006/main">
                  <a:graphicData uri="http://schemas.microsoft.com/office/word/2010/wordprocessingShape">
                    <wps:wsp>
                      <wps:cNvCnPr/>
                      <wps:spPr>
                        <a:xfrm flipH="1">
                          <a:off x="0" y="0"/>
                          <a:ext cx="1466850" cy="933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402E44B" id="Straight Arrow Connector 73" o:spid="_x0000_s1026" type="#_x0000_t32" style="position:absolute;margin-left:277pt;margin-top:.5pt;width:115.5pt;height:7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" strokecolor="red" strokeweight="4.5pt">
                <v:stroke endarrow="block" joinstyle="miter"/>
              </v:shape>
            </w:pict>
          </mc:Fallback>
        </mc:AlternateContent>
      </w:r>
      <w:r>
        <w:rPr>
          <w:noProof/>
        </w:rPr>
        <w:drawing>
          <wp:inline distT="0" distB="0" distL="0" distR="0" wp14:anchorId="3F89FA9C" wp14:editId="4FA89BE9">
            <wp:extent cx="5943600" cy="3517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rsidR="00567F15" w:rsidRDefault="00567F15" w:rsidP="00567F15"/>
    <w:p w:rsidR="00567F15" w:rsidRDefault="00567F15" w:rsidP="00567F15"/>
    <w:p w:rsidR="00567F15" w:rsidRDefault="00EC71FB" w:rsidP="00567F15">
      <w:r>
        <w:t xml:space="preserve">When the CPLD alone is running current usage at the power supply should be ~.01 amps. When the FPGA_INIT image is booted, the current will rise to ~.09 amps. </w:t>
      </w:r>
    </w:p>
    <w:p w:rsidR="00EC71FB" w:rsidRDefault="00EC71FB" w:rsidP="00567F15">
      <w:r>
        <w:t xml:space="preserve">One can check that the image booted okay, by checking for the programmed counter on the GPIO_SEL(0) line. </w:t>
      </w:r>
    </w:p>
    <w:p w:rsidR="00232022" w:rsidRDefault="00232022" w:rsidP="00567F15"/>
    <w:p w:rsidR="00232022" w:rsidRDefault="00232022" w:rsidP="00567F15">
      <w:pPr>
        <w:rPr>
          <w:noProof/>
        </w:rPr>
      </w:pPr>
    </w:p>
    <w:p w:rsidR="00232022" w:rsidRDefault="00232022" w:rsidP="00567F15">
      <w:r>
        <w:rPr>
          <w:noProof/>
        </w:rPr>
        <w:drawing>
          <wp:inline distT="0" distB="0" distL="0" distR="0" wp14:anchorId="201CA07B" wp14:editId="371D389D">
            <wp:extent cx="5943600" cy="99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98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EC71FB" w:rsidP="00567F15"/>
    <w:p w:rsidR="00EC71FB" w:rsidRDefault="00EC71FB" w:rsidP="00567F15">
      <w:r>
        <w:rPr>
          <w:noProof/>
        </w:rPr>
        <w:lastRenderedPageBreak/>
        <w:drawing>
          <wp:inline distT="0" distB="0" distL="0" distR="0" wp14:anchorId="40C137A2" wp14:editId="4132790B">
            <wp:extent cx="5943600" cy="3517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900"/>
                    </a:xfrm>
                    <a:prstGeom prst="rect">
                      <a:avLst/>
                    </a:prstGeom>
                  </pic:spPr>
                </pic:pic>
              </a:graphicData>
            </a:graphic>
          </wp:inline>
        </w:drawing>
      </w:r>
    </w:p>
    <w:p w:rsidR="002A3011" w:rsidRDefault="002A3011" w:rsidP="00C71C35"/>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One can make use of the QSFs and TopLevel.vhd in the FPGA directory for a start.</w:t>
      </w:r>
    </w:p>
    <w:p w:rsidR="00595354" w:rsidRDefault="00595354" w:rsidP="00C71C35">
      <w:r>
        <w:t xml:space="preserve">A small amount of the collar system is required to supply power to devices. The CPLD must be told to turn on device X by the FPGA over an SPI bus. </w:t>
      </w:r>
    </w:p>
    <w:p w:rsidR="00107E26" w:rsidRDefault="00107E26" w:rsidP="00C71C35">
      <w:r>
        <w:t xml:space="preserve">This system can be instantiated (coming soon) or you can just jump power to your device past the switches. </w:t>
      </w:r>
    </w:p>
    <w:p w:rsidR="00595354" w:rsidRDefault="00595354" w:rsidP="00595354">
      <w:r w:rsidRPr="00567F15">
        <w:t>Source_Code\DevBoard_PowerMonitor\</w:t>
      </w:r>
      <w:r>
        <w:t>FPGA</w:t>
      </w:r>
    </w:p>
    <w:p w:rsidR="00595354" w:rsidRDefault="00595354" w:rsidP="00595354">
      <w:r>
        <w:tab/>
        <w:t>Main FPGA JTAG programmed system. Top level instantiates collar.</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Of interest are the pullups on the following FPGA pins. The FPGA pin guidelines for the Cyclone V E series indicates these should all be pulled up. In the audiorecording_collar these pullups were added to the board design. In the devboard_powermonitor these pullups a</w:t>
      </w:r>
      <w:r w:rsidR="00AF284B">
        <w:t>re programmed into the CPLD image</w:t>
      </w:r>
      <w:r>
        <w:t xml:space="preserve">. These </w:t>
      </w:r>
      <w:r w:rsidR="00AF284B">
        <w:t>pins are all required to be pulled up and enabled for the CPLD to successfully configure the FPGA</w:t>
      </w:r>
      <w:r>
        <w:t xml:space="preserve">. In the audiorecording_collar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s, Tyler">
    <w15:presenceInfo w15:providerId="AD" w15:userId="S-1-5-21-62665781-247875009-941767090-1932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82609"/>
    <w:rsid w:val="00093517"/>
    <w:rsid w:val="000C0307"/>
    <w:rsid w:val="00107E26"/>
    <w:rsid w:val="001F65E8"/>
    <w:rsid w:val="00232022"/>
    <w:rsid w:val="002762B2"/>
    <w:rsid w:val="002A3011"/>
    <w:rsid w:val="002A5843"/>
    <w:rsid w:val="002E22E6"/>
    <w:rsid w:val="00374679"/>
    <w:rsid w:val="003B2BED"/>
    <w:rsid w:val="003D19B7"/>
    <w:rsid w:val="004F5154"/>
    <w:rsid w:val="005517AE"/>
    <w:rsid w:val="00567F15"/>
    <w:rsid w:val="00595354"/>
    <w:rsid w:val="005D5BE6"/>
    <w:rsid w:val="00681030"/>
    <w:rsid w:val="00774F61"/>
    <w:rsid w:val="00831D26"/>
    <w:rsid w:val="008A384E"/>
    <w:rsid w:val="008D39AC"/>
    <w:rsid w:val="00A9208D"/>
    <w:rsid w:val="00AA4B1C"/>
    <w:rsid w:val="00AB469C"/>
    <w:rsid w:val="00AD076F"/>
    <w:rsid w:val="00AF284B"/>
    <w:rsid w:val="00AF362F"/>
    <w:rsid w:val="00B42B8E"/>
    <w:rsid w:val="00BA4A4F"/>
    <w:rsid w:val="00BB1E2E"/>
    <w:rsid w:val="00C11D05"/>
    <w:rsid w:val="00C35066"/>
    <w:rsid w:val="00C474D7"/>
    <w:rsid w:val="00C71C35"/>
    <w:rsid w:val="00C75F2A"/>
    <w:rsid w:val="00C96C96"/>
    <w:rsid w:val="00CC02FE"/>
    <w:rsid w:val="00E42444"/>
    <w:rsid w:val="00EC71FB"/>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tera.com/support/support-resources/knowledge-base/solutions/rd05082012_592.html"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09F80-1CAC-4B31-B72A-7171F1F8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18</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Davis, Tyler</cp:lastModifiedBy>
  <cp:revision>20</cp:revision>
  <dcterms:created xsi:type="dcterms:W3CDTF">2016-04-01T18:28:00Z</dcterms:created>
  <dcterms:modified xsi:type="dcterms:W3CDTF">2016-04-12T17:22:00Z</dcterms:modified>
</cp:coreProperties>
</file>