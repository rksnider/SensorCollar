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4D7" w:rsidRPr="002A3011" w:rsidRDefault="00C474D7">
      <w:pPr>
        <w:rPr>
          <w:b/>
        </w:rPr>
      </w:pPr>
      <w:r w:rsidRPr="002A3011">
        <w:rPr>
          <w:b/>
        </w:rPr>
        <w:t xml:space="preserve">Setting up the </w:t>
      </w:r>
      <w:proofErr w:type="spellStart"/>
      <w:r w:rsidRPr="002A3011">
        <w:rPr>
          <w:b/>
        </w:rPr>
        <w:t>Devboard_PowerMonitor</w:t>
      </w:r>
      <w:proofErr w:type="spellEnd"/>
    </w:p>
    <w:p w:rsidR="00C71C35" w:rsidRDefault="00C474D7">
      <w:pPr>
        <w:rPr>
          <w:ins w:id="0" w:author="christopher.casebee1" w:date="2016-04-18T13:17:00Z"/>
        </w:rPr>
      </w:pPr>
      <w:r>
        <w:t xml:space="preserve">This is a work in progress. </w:t>
      </w:r>
      <w:bookmarkStart w:id="1" w:name="_GoBack"/>
      <w:bookmarkEnd w:id="1"/>
    </w:p>
    <w:p w:rsidR="004410FF" w:rsidRDefault="004410FF">
      <w:ins w:id="2" w:author="christopher.casebee1" w:date="2016-04-18T13:17:00Z">
        <w:r>
          <w:t xml:space="preserve">Tutorial Developed </w:t>
        </w:r>
      </w:ins>
      <w:r>
        <w:t xml:space="preserve">with </w:t>
      </w:r>
      <w:proofErr w:type="spellStart"/>
      <w:r>
        <w:t>Quartus</w:t>
      </w:r>
      <w:proofErr w:type="spellEnd"/>
      <w:r>
        <w:t xml:space="preserve"> 15.0.1 Build 150 06/03/2015 SJ Full Version. </w:t>
      </w:r>
    </w:p>
    <w:p w:rsidR="00C71C35" w:rsidRDefault="001F65E8">
      <w:r>
        <w:t>Sections.</w:t>
      </w:r>
    </w:p>
    <w:p w:rsidR="00C71C35" w:rsidRDefault="00C71C35" w:rsidP="00C71C35">
      <w:r>
        <w:t xml:space="preserve">1)3.3 Volt switch </w:t>
      </w:r>
    </w:p>
    <w:p w:rsidR="00C71C35" w:rsidRDefault="00C71C35" w:rsidP="00C71C35">
      <w:r>
        <w:t>2)Battery Recharge and Recharge Enable Switch</w:t>
      </w:r>
    </w:p>
    <w:p w:rsidR="001F65E8" w:rsidRDefault="001F65E8" w:rsidP="00C71C35">
      <w:r>
        <w:t>3)Powering the</w:t>
      </w:r>
      <w:r w:rsidR="002A3011">
        <w:t xml:space="preserve"> </w:t>
      </w:r>
      <w:r>
        <w:t>Device.</w:t>
      </w:r>
    </w:p>
    <w:p w:rsidR="001F65E8" w:rsidRDefault="00C71C35">
      <w:r>
        <w:t>3)</w:t>
      </w:r>
      <w:r w:rsidR="001F65E8">
        <w:t>Programming the CPLD/FLASH</w:t>
      </w:r>
    </w:p>
    <w:p w:rsidR="002A3011" w:rsidRDefault="002A3011">
      <w:r>
        <w:tab/>
        <w:t>a) JTAG Jumping</w:t>
      </w:r>
    </w:p>
    <w:p w:rsidR="002A3011" w:rsidRDefault="002A3011">
      <w:r>
        <w:tab/>
        <w:t>b) Programming correct images to CPLD and Flash</w:t>
      </w:r>
    </w:p>
    <w:p w:rsidR="00C474D7" w:rsidRDefault="001F65E8">
      <w:r>
        <w:t>4)</w:t>
      </w:r>
      <w:r w:rsidR="00BA4A4F">
        <w:t xml:space="preserve">Booting and </w:t>
      </w:r>
      <w:r w:rsidR="002A3011">
        <w:t>Programming the FPGA.</w:t>
      </w:r>
      <w:r w:rsidR="00C71C35">
        <w:t xml:space="preserve"> </w:t>
      </w:r>
    </w:p>
    <w:p w:rsidR="002762B2" w:rsidRDefault="002762B2" w:rsidP="00C71C35"/>
    <w:p w:rsidR="00C71C35" w:rsidRPr="008A384E" w:rsidRDefault="001F65E8" w:rsidP="00C71C35">
      <w:pPr>
        <w:rPr>
          <w:b/>
        </w:rPr>
      </w:pPr>
      <w:r>
        <w:rPr>
          <w:b/>
        </w:rPr>
        <w:t>1)</w:t>
      </w:r>
      <w:r w:rsidR="00C71C35" w:rsidRPr="008A384E">
        <w:rPr>
          <w:b/>
        </w:rPr>
        <w:t xml:space="preserve"> 3.3 Volt Switch Fix</w:t>
      </w:r>
    </w:p>
    <w:p w:rsidR="002762B2" w:rsidRDefault="004F5154">
      <w:r>
        <w:t xml:space="preserve">The switch which controls the 3.3V rail which feeds the FPGA needs to be fixed.  The switch is S12. </w:t>
      </w:r>
      <w:r w:rsidR="008A384E">
        <w:t xml:space="preserve">The problem is that the control input and output do not match. Output 2 which is controlled is not tied anywhere. </w:t>
      </w:r>
    </w:p>
    <w:p w:rsidR="00C71C35" w:rsidRDefault="00C71C35">
      <w:pPr>
        <w:rPr>
          <w:noProof/>
        </w:rPr>
      </w:pPr>
    </w:p>
    <w:p w:rsidR="008A384E" w:rsidRDefault="008A384E">
      <w:pPr>
        <w:rPr>
          <w:noProof/>
        </w:rPr>
      </w:pPr>
    </w:p>
    <w:p w:rsidR="00C71C35" w:rsidRDefault="008A384E">
      <w:r>
        <w:rPr>
          <w:noProof/>
        </w:rPr>
        <w:drawing>
          <wp:inline distT="0" distB="0" distL="0" distR="0" wp14:anchorId="27DE95A9" wp14:editId="627C8241">
            <wp:extent cx="652042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43871" b="5991"/>
                    <a:stretch/>
                  </pic:blipFill>
                  <pic:spPr bwMode="auto">
                    <a:xfrm>
                      <a:off x="0" y="0"/>
                      <a:ext cx="6523607" cy="2414178"/>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2691994</wp:posOffset>
                </wp:positionH>
                <wp:positionV relativeFrom="paragraph">
                  <wp:posOffset>468173</wp:posOffset>
                </wp:positionV>
                <wp:extent cx="1719072" cy="651053"/>
                <wp:effectExtent l="38100" t="19050" r="33655" b="73025"/>
                <wp:wrapNone/>
                <wp:docPr id="2" name="Straight Arrow Connector 2"/>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E0D005" id="_x0000_t32" coordsize="21600,21600" o:spt="32" o:oned="t" path="m,l21600,21600e" filled="f">
                <v:path arrowok="t" fillok="f" o:connecttype="none"/>
                <o:lock v:ext="edit" shapetype="t"/>
              </v:shapetype>
              <v:shape id="Straight Arrow Connector 2" o:spid="_x0000_s1026" type="#_x0000_t32" style="position:absolute;margin-left:211.95pt;margin-top:36.85pt;width:135.35pt;height:5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" strokecolor="red" strokeweight="4.5pt">
                <v:stroke endarrow="block" joinstyle="miter"/>
              </v:shape>
            </w:pict>
          </mc:Fallback>
        </mc:AlternateContent>
      </w:r>
      <w:r>
        <w:rPr>
          <w:noProof/>
        </w:rPr>
        <w:drawing>
          <wp:inline distT="0" distB="0" distL="0" distR="0" wp14:anchorId="517C4DE3" wp14:editId="1CB9E9D2">
            <wp:extent cx="5203474" cy="29474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1" t="3744" b="12451"/>
                    <a:stretch/>
                  </pic:blipFill>
                  <pic:spPr bwMode="auto">
                    <a:xfrm>
                      <a:off x="0" y="0"/>
                      <a:ext cx="5204765" cy="2948172"/>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r>
        <w:t xml:space="preserve">This is what needs to be physically done. Cut the trace at the dotted line. Insert a jumper wire </w:t>
      </w:r>
      <w:r w:rsidR="008A384E">
        <w:t>as shown</w:t>
      </w:r>
      <w:r>
        <w:t xml:space="preserve">. </w:t>
      </w:r>
      <w:r w:rsidR="008A384E">
        <w:t xml:space="preserve">I’m sure there are other solutions, this is what I did. You can also take out J15 completely and solder into those holes if that’s easier. </w:t>
      </w:r>
      <w:r>
        <w:t xml:space="preserve"> </w:t>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1738365</wp:posOffset>
                </wp:positionH>
                <wp:positionV relativeFrom="paragraph">
                  <wp:posOffset>1565861</wp:posOffset>
                </wp:positionV>
                <wp:extent cx="577780" cy="160774"/>
                <wp:effectExtent l="19050" t="19050" r="13335" b="29845"/>
                <wp:wrapNone/>
                <wp:docPr id="5" name="Straight Connector 5"/>
                <wp:cNvGraphicFramePr/>
                <a:graphic xmlns:a="http://schemas.openxmlformats.org/drawingml/2006/main">
                  <a:graphicData uri="http://schemas.microsoft.com/office/word/2010/wordprocessingShape">
                    <wps:wsp>
                      <wps:cNvCnPr/>
                      <wps:spPr>
                        <a:xfrm>
                          <a:off x="0" y="0"/>
                          <a:ext cx="577780" cy="160774"/>
                        </a:xfrm>
                        <a:prstGeom prst="line">
                          <a:avLst/>
                        </a:prstGeom>
                        <a:ln w="381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B5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9pt,123.3pt" to="182.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" strokecolor="#c00000" strokeweight="3pt">
                <v:stroke dashstyle="1 1"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1345747</wp:posOffset>
                </wp:positionH>
                <wp:positionV relativeFrom="paragraph">
                  <wp:posOffset>1371727</wp:posOffset>
                </wp:positionV>
                <wp:extent cx="1353562" cy="724205"/>
                <wp:effectExtent l="38100" t="19050" r="18415" b="57150"/>
                <wp:wrapNone/>
                <wp:docPr id="4" name="Freeform 4"/>
                <wp:cNvGraphicFramePr/>
                <a:graphic xmlns:a="http://schemas.openxmlformats.org/drawingml/2006/main">
                  <a:graphicData uri="http://schemas.microsoft.com/office/word/2010/wordprocessingShape">
                    <wps:wsp>
                      <wps:cNvSpPr/>
                      <wps:spPr>
                        <a:xfrm>
                          <a:off x="0" y="0"/>
                          <a:ext cx="1353562" cy="724205"/>
                        </a:xfrm>
                        <a:custGeom>
                          <a:avLst/>
                          <a:gdLst>
                            <a:gd name="connsiteX0" fmla="*/ 88032 w 1353562"/>
                            <a:gd name="connsiteY0" fmla="*/ 0 h 724205"/>
                            <a:gd name="connsiteX1" fmla="*/ 80717 w 1353562"/>
                            <a:gd name="connsiteY1" fmla="*/ 36576 h 724205"/>
                            <a:gd name="connsiteX2" fmla="*/ 66087 w 1353562"/>
                            <a:gd name="connsiteY2" fmla="*/ 102413 h 724205"/>
                            <a:gd name="connsiteX3" fmla="*/ 51456 w 1353562"/>
                            <a:gd name="connsiteY3" fmla="*/ 117043 h 724205"/>
                            <a:gd name="connsiteX4" fmla="*/ 36826 w 1353562"/>
                            <a:gd name="connsiteY4" fmla="*/ 168250 h 724205"/>
                            <a:gd name="connsiteX5" fmla="*/ 22195 w 1353562"/>
                            <a:gd name="connsiteY5" fmla="*/ 212141 h 724205"/>
                            <a:gd name="connsiteX6" fmla="*/ 14880 w 1353562"/>
                            <a:gd name="connsiteY6" fmla="*/ 234086 h 724205"/>
                            <a:gd name="connsiteX7" fmla="*/ 7565 w 1353562"/>
                            <a:gd name="connsiteY7" fmla="*/ 256032 h 724205"/>
                            <a:gd name="connsiteX8" fmla="*/ 7565 w 1353562"/>
                            <a:gd name="connsiteY8" fmla="*/ 387706 h 724205"/>
                            <a:gd name="connsiteX9" fmla="*/ 14880 w 1353562"/>
                            <a:gd name="connsiteY9" fmla="*/ 409651 h 724205"/>
                            <a:gd name="connsiteX10" fmla="*/ 29511 w 1353562"/>
                            <a:gd name="connsiteY10" fmla="*/ 431597 h 724205"/>
                            <a:gd name="connsiteX11" fmla="*/ 58771 w 1353562"/>
                            <a:gd name="connsiteY11" fmla="*/ 468173 h 724205"/>
                            <a:gd name="connsiteX12" fmla="*/ 73402 w 1353562"/>
                            <a:gd name="connsiteY12" fmla="*/ 490118 h 724205"/>
                            <a:gd name="connsiteX13" fmla="*/ 88032 w 1353562"/>
                            <a:gd name="connsiteY13" fmla="*/ 504749 h 724205"/>
                            <a:gd name="connsiteX14" fmla="*/ 102663 w 1353562"/>
                            <a:gd name="connsiteY14" fmla="*/ 526694 h 724205"/>
                            <a:gd name="connsiteX15" fmla="*/ 124608 w 1353562"/>
                            <a:gd name="connsiteY15" fmla="*/ 541325 h 724205"/>
                            <a:gd name="connsiteX16" fmla="*/ 139239 w 1353562"/>
                            <a:gd name="connsiteY16" fmla="*/ 555955 h 724205"/>
                            <a:gd name="connsiteX17" fmla="*/ 183130 w 1353562"/>
                            <a:gd name="connsiteY17" fmla="*/ 570586 h 724205"/>
                            <a:gd name="connsiteX18" fmla="*/ 336749 w 1353562"/>
                            <a:gd name="connsiteY18" fmla="*/ 563270 h 724205"/>
                            <a:gd name="connsiteX19" fmla="*/ 380640 w 1353562"/>
                            <a:gd name="connsiteY19" fmla="*/ 548640 h 724205"/>
                            <a:gd name="connsiteX20" fmla="*/ 409901 w 1353562"/>
                            <a:gd name="connsiteY20" fmla="*/ 541325 h 724205"/>
                            <a:gd name="connsiteX21" fmla="*/ 439162 w 1353562"/>
                            <a:gd name="connsiteY21" fmla="*/ 526694 h 724205"/>
                            <a:gd name="connsiteX22" fmla="*/ 461107 w 1353562"/>
                            <a:gd name="connsiteY22" fmla="*/ 512064 h 724205"/>
                            <a:gd name="connsiteX23" fmla="*/ 483053 w 1353562"/>
                            <a:gd name="connsiteY23" fmla="*/ 504749 h 724205"/>
                            <a:gd name="connsiteX24" fmla="*/ 512314 w 1353562"/>
                            <a:gd name="connsiteY24" fmla="*/ 490118 h 724205"/>
                            <a:gd name="connsiteX25" fmla="*/ 534259 w 1353562"/>
                            <a:gd name="connsiteY25" fmla="*/ 482803 h 724205"/>
                            <a:gd name="connsiteX26" fmla="*/ 556205 w 1353562"/>
                            <a:gd name="connsiteY26" fmla="*/ 468173 h 724205"/>
                            <a:gd name="connsiteX27" fmla="*/ 600096 w 1353562"/>
                            <a:gd name="connsiteY27" fmla="*/ 453542 h 724205"/>
                            <a:gd name="connsiteX28" fmla="*/ 848813 w 1353562"/>
                            <a:gd name="connsiteY28" fmla="*/ 460858 h 724205"/>
                            <a:gd name="connsiteX29" fmla="*/ 870759 w 1353562"/>
                            <a:gd name="connsiteY29" fmla="*/ 468173 h 724205"/>
                            <a:gd name="connsiteX30" fmla="*/ 914650 w 1353562"/>
                            <a:gd name="connsiteY30" fmla="*/ 497434 h 724205"/>
                            <a:gd name="connsiteX31" fmla="*/ 943911 w 1353562"/>
                            <a:gd name="connsiteY31" fmla="*/ 534010 h 724205"/>
                            <a:gd name="connsiteX32" fmla="*/ 951226 w 1353562"/>
                            <a:gd name="connsiteY32" fmla="*/ 555955 h 724205"/>
                            <a:gd name="connsiteX33" fmla="*/ 980487 w 1353562"/>
                            <a:gd name="connsiteY33" fmla="*/ 585216 h 724205"/>
                            <a:gd name="connsiteX34" fmla="*/ 1009747 w 1353562"/>
                            <a:gd name="connsiteY34" fmla="*/ 621792 h 724205"/>
                            <a:gd name="connsiteX35" fmla="*/ 1046323 w 1353562"/>
                            <a:gd name="connsiteY35" fmla="*/ 658368 h 724205"/>
                            <a:gd name="connsiteX36" fmla="*/ 1075584 w 1353562"/>
                            <a:gd name="connsiteY36" fmla="*/ 687629 h 724205"/>
                            <a:gd name="connsiteX37" fmla="*/ 1141421 w 1353562"/>
                            <a:gd name="connsiteY37" fmla="*/ 709574 h 724205"/>
                            <a:gd name="connsiteX38" fmla="*/ 1163367 w 1353562"/>
                            <a:gd name="connsiteY38" fmla="*/ 716890 h 724205"/>
                            <a:gd name="connsiteX39" fmla="*/ 1199943 w 1353562"/>
                            <a:gd name="connsiteY39" fmla="*/ 724205 h 724205"/>
                            <a:gd name="connsiteX40" fmla="*/ 1353562 w 1353562"/>
                            <a:gd name="connsiteY40" fmla="*/ 716890 h 724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53562" h="724205">
                              <a:moveTo>
                                <a:pt x="88032" y="0"/>
                              </a:moveTo>
                              <a:cubicBezTo>
                                <a:pt x="85594" y="12192"/>
                                <a:pt x="82941" y="24343"/>
                                <a:pt x="80717" y="36576"/>
                              </a:cubicBezTo>
                              <a:cubicBezTo>
                                <a:pt x="79048" y="45758"/>
                                <a:pt x="74498" y="88395"/>
                                <a:pt x="66087" y="102413"/>
                              </a:cubicBezTo>
                              <a:cubicBezTo>
                                <a:pt x="62539" y="108327"/>
                                <a:pt x="56333" y="112166"/>
                                <a:pt x="51456" y="117043"/>
                              </a:cubicBezTo>
                              <a:cubicBezTo>
                                <a:pt x="26860" y="190835"/>
                                <a:pt x="64398" y="76346"/>
                                <a:pt x="36826" y="168250"/>
                              </a:cubicBezTo>
                              <a:cubicBezTo>
                                <a:pt x="32395" y="183021"/>
                                <a:pt x="27072" y="197511"/>
                                <a:pt x="22195" y="212141"/>
                              </a:cubicBezTo>
                              <a:lnTo>
                                <a:pt x="14880" y="234086"/>
                              </a:lnTo>
                              <a:lnTo>
                                <a:pt x="7565" y="256032"/>
                              </a:lnTo>
                              <a:cubicBezTo>
                                <a:pt x="-994" y="324508"/>
                                <a:pt x="-3944" y="312896"/>
                                <a:pt x="7565" y="387706"/>
                              </a:cubicBezTo>
                              <a:cubicBezTo>
                                <a:pt x="8737" y="395327"/>
                                <a:pt x="11432" y="402754"/>
                                <a:pt x="14880" y="409651"/>
                              </a:cubicBezTo>
                              <a:cubicBezTo>
                                <a:pt x="18812" y="417515"/>
                                <a:pt x="24634" y="424282"/>
                                <a:pt x="29511" y="431597"/>
                              </a:cubicBezTo>
                              <a:cubicBezTo>
                                <a:pt x="43751" y="474318"/>
                                <a:pt x="25684" y="435086"/>
                                <a:pt x="58771" y="468173"/>
                              </a:cubicBezTo>
                              <a:cubicBezTo>
                                <a:pt x="64988" y="474390"/>
                                <a:pt x="67910" y="483253"/>
                                <a:pt x="73402" y="490118"/>
                              </a:cubicBezTo>
                              <a:cubicBezTo>
                                <a:pt x="77710" y="495504"/>
                                <a:pt x="83724" y="499363"/>
                                <a:pt x="88032" y="504749"/>
                              </a:cubicBezTo>
                              <a:cubicBezTo>
                                <a:pt x="93524" y="511614"/>
                                <a:pt x="96446" y="520477"/>
                                <a:pt x="102663" y="526694"/>
                              </a:cubicBezTo>
                              <a:cubicBezTo>
                                <a:pt x="108880" y="532911"/>
                                <a:pt x="117743" y="535833"/>
                                <a:pt x="124608" y="541325"/>
                              </a:cubicBezTo>
                              <a:cubicBezTo>
                                <a:pt x="129994" y="545633"/>
                                <a:pt x="133070" y="552871"/>
                                <a:pt x="139239" y="555955"/>
                              </a:cubicBezTo>
                              <a:cubicBezTo>
                                <a:pt x="153033" y="562852"/>
                                <a:pt x="183130" y="570586"/>
                                <a:pt x="183130" y="570586"/>
                              </a:cubicBezTo>
                              <a:cubicBezTo>
                                <a:pt x="234336" y="568147"/>
                                <a:pt x="285798" y="568931"/>
                                <a:pt x="336749" y="563270"/>
                              </a:cubicBezTo>
                              <a:cubicBezTo>
                                <a:pt x="352076" y="561567"/>
                                <a:pt x="365679" y="552380"/>
                                <a:pt x="380640" y="548640"/>
                              </a:cubicBezTo>
                              <a:lnTo>
                                <a:pt x="409901" y="541325"/>
                              </a:lnTo>
                              <a:cubicBezTo>
                                <a:pt x="419655" y="536448"/>
                                <a:pt x="429694" y="532104"/>
                                <a:pt x="439162" y="526694"/>
                              </a:cubicBezTo>
                              <a:cubicBezTo>
                                <a:pt x="446795" y="522332"/>
                                <a:pt x="453244" y="515996"/>
                                <a:pt x="461107" y="512064"/>
                              </a:cubicBezTo>
                              <a:cubicBezTo>
                                <a:pt x="468004" y="508616"/>
                                <a:pt x="475965" y="507787"/>
                                <a:pt x="483053" y="504749"/>
                              </a:cubicBezTo>
                              <a:cubicBezTo>
                                <a:pt x="493076" y="500453"/>
                                <a:pt x="502291" y="494414"/>
                                <a:pt x="512314" y="490118"/>
                              </a:cubicBezTo>
                              <a:cubicBezTo>
                                <a:pt x="519401" y="487081"/>
                                <a:pt x="527362" y="486251"/>
                                <a:pt x="534259" y="482803"/>
                              </a:cubicBezTo>
                              <a:cubicBezTo>
                                <a:pt x="542123" y="478871"/>
                                <a:pt x="548171" y="471744"/>
                                <a:pt x="556205" y="468173"/>
                              </a:cubicBezTo>
                              <a:cubicBezTo>
                                <a:pt x="570298" y="461910"/>
                                <a:pt x="600096" y="453542"/>
                                <a:pt x="600096" y="453542"/>
                              </a:cubicBezTo>
                              <a:cubicBezTo>
                                <a:pt x="683002" y="455981"/>
                                <a:pt x="765992" y="456381"/>
                                <a:pt x="848813" y="460858"/>
                              </a:cubicBezTo>
                              <a:cubicBezTo>
                                <a:pt x="856513" y="461274"/>
                                <a:pt x="864018" y="464428"/>
                                <a:pt x="870759" y="468173"/>
                              </a:cubicBezTo>
                              <a:cubicBezTo>
                                <a:pt x="886130" y="476712"/>
                                <a:pt x="914650" y="497434"/>
                                <a:pt x="914650" y="497434"/>
                              </a:cubicBezTo>
                              <a:cubicBezTo>
                                <a:pt x="933036" y="552592"/>
                                <a:pt x="906096" y="486741"/>
                                <a:pt x="943911" y="534010"/>
                              </a:cubicBezTo>
                              <a:cubicBezTo>
                                <a:pt x="948728" y="540031"/>
                                <a:pt x="946744" y="549681"/>
                                <a:pt x="951226" y="555955"/>
                              </a:cubicBezTo>
                              <a:cubicBezTo>
                                <a:pt x="959244" y="567179"/>
                                <a:pt x="980487" y="585216"/>
                                <a:pt x="980487" y="585216"/>
                              </a:cubicBezTo>
                              <a:cubicBezTo>
                                <a:pt x="997952" y="637613"/>
                                <a:pt x="972984" y="577676"/>
                                <a:pt x="1009747" y="621792"/>
                              </a:cubicBezTo>
                              <a:cubicBezTo>
                                <a:pt x="1044514" y="663512"/>
                                <a:pt x="1002233" y="643671"/>
                                <a:pt x="1046323" y="658368"/>
                              </a:cubicBezTo>
                              <a:cubicBezTo>
                                <a:pt x="1056077" y="668122"/>
                                <a:pt x="1062498" y="683267"/>
                                <a:pt x="1075584" y="687629"/>
                              </a:cubicBezTo>
                              <a:lnTo>
                                <a:pt x="1141421" y="709574"/>
                              </a:lnTo>
                              <a:cubicBezTo>
                                <a:pt x="1148736" y="712013"/>
                                <a:pt x="1155806" y="715378"/>
                                <a:pt x="1163367" y="716890"/>
                              </a:cubicBezTo>
                              <a:lnTo>
                                <a:pt x="1199943" y="724205"/>
                              </a:lnTo>
                              <a:cubicBezTo>
                                <a:pt x="1343801" y="716634"/>
                                <a:pt x="1292538" y="716890"/>
                                <a:pt x="1353562" y="716890"/>
                              </a:cubicBezTo>
                            </a:path>
                          </a:pathLst>
                        </a:cu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C5C20" id="Freeform 4" o:spid="_x0000_s1026" style="position:absolute;margin-left:105.95pt;margin-top:108pt;width:106.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3562,7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" path="m88032,c85594,12192,82941,24343,80717,36576v-1669,9182,-6219,51819,-14630,65837c62539,108327,56333,112166,51456,117043,26860,190835,64398,76346,36826,168250v-4431,14771,-9754,29261,-14631,43891l14880,234086,7565,256032v-8559,68476,-11509,56864,,131674c8737,395327,11432,402754,14880,409651v3932,7864,9754,14631,14631,21946c43751,474318,25684,435086,58771,468173v6217,6217,9139,15080,14631,21945c77710,495504,83724,499363,88032,504749v5492,6865,8414,15728,14631,21945c108880,532911,117743,535833,124608,541325v5386,4308,8462,11546,14631,14630c153033,562852,183130,570586,183130,570586v51206,-2439,102668,-1655,153619,-7316c352076,561567,365679,552380,380640,548640r29261,-7315c419655,536448,429694,532104,439162,526694v7633,-4362,14082,-10698,21945,-14630c468004,508616,475965,507787,483053,504749v10023,-4296,19238,-10335,29261,-14631c519401,487081,527362,486251,534259,482803v7864,-3932,13912,-11059,21946,-14630c570298,461910,600096,453542,600096,453542v82906,2439,165896,2839,248717,7316c856513,461274,864018,464428,870759,468173v15371,8539,43891,29261,43891,29261c933036,552592,906096,486741,943911,534010v4817,6021,2833,15671,7315,21945c959244,567179,980487,585216,980487,585216v17465,52397,-7503,-7540,29260,36576c1044514,663512,1002233,643671,1046323,658368v9754,9754,16175,24899,29261,29261l1141421,709574v7315,2439,14385,5804,21946,7316l1199943,724205v143858,-7571,92595,-7315,153619,-7315e" filled="f" strokecolor="red" strokeweight="6pt">
                <v:stroke joinstyle="miter"/>
                <v:path arrowok="t" o:connecttype="custom" o:connectlocs="88032,0;80717,36576;66087,102413;51456,117043;36826,168250;22195,212141;14880,234086;7565,256032;7565,387706;14880,409651;29511,431597;58771,468173;73402,490118;88032,504749;102663,526694;124608,541325;139239,555955;183130,570586;336749,563270;380640,548640;409901,541325;439162,526694;461107,512064;483053,504749;512314,490118;534259,482803;556205,468173;600096,453542;848813,460858;870759,468173;914650,497434;943911,534010;951226,555955;980487,585216;1009747,621792;1046323,658368;1075584,687629;1141421,709574;1163367,716890;1199943,724205;1353562,716890" o:connectangles="0,0,0,0,0,0,0,0,0,0,0,0,0,0,0,0,0,0,0,0,0,0,0,0,0,0,0,0,0,0,0,0,0,0,0,0,0,0,0,0,0"/>
              </v:shape>
            </w:pict>
          </mc:Fallback>
        </mc:AlternateContent>
      </w:r>
      <w:r>
        <w:rPr>
          <w:noProof/>
        </w:rPr>
        <w:drawing>
          <wp:inline distT="0" distB="0" distL="0" distR="0" wp14:anchorId="5B633BAB" wp14:editId="299AC493">
            <wp:extent cx="4359859" cy="45533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754" t="32661" r="35872" b="38446"/>
                    <a:stretch/>
                  </pic:blipFill>
                  <pic:spPr bwMode="auto">
                    <a:xfrm>
                      <a:off x="0" y="0"/>
                      <a:ext cx="4376624" cy="4570896"/>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p w:rsidR="008A384E" w:rsidRDefault="008A384E"/>
    <w:p w:rsidR="008A384E" w:rsidRDefault="008A384E" w:rsidP="008A384E">
      <w:pPr>
        <w:rPr>
          <w:b/>
        </w:rPr>
      </w:pPr>
      <w:r>
        <w:rPr>
          <w:b/>
        </w:rPr>
        <w:t>2</w:t>
      </w:r>
      <w:r w:rsidR="001F65E8">
        <w:rPr>
          <w:b/>
        </w:rPr>
        <w:t>)</w:t>
      </w:r>
      <w:r w:rsidRPr="008A384E">
        <w:rPr>
          <w:b/>
        </w:rPr>
        <w:t xml:space="preserve"> </w:t>
      </w:r>
      <w:r>
        <w:rPr>
          <w:b/>
        </w:rPr>
        <w:t xml:space="preserve">S1 and S2 placed incorrectly. </w:t>
      </w:r>
      <w:r w:rsidR="00F03E71">
        <w:rPr>
          <w:b/>
        </w:rPr>
        <w:t>Pin 1 Placement Dot Incorrect. Decal Fine. Schematic Fine.</w:t>
      </w:r>
    </w:p>
    <w:p w:rsidR="00F03E71" w:rsidRDefault="00F03E71" w:rsidP="00F03E71">
      <w:r>
        <w:t xml:space="preserve">Two switches on the board are placed incorrectly. If the switches are left in place, power is shorted to ground. You can either remove these switches or rotate them.  If any battery testing is to be done on the board at a later time, these switches need to be rotated. </w:t>
      </w:r>
    </w:p>
    <w:p w:rsidR="008A384E" w:rsidRDefault="008A384E" w:rsidP="008A384E">
      <w:pPr>
        <w:rPr>
          <w:noProof/>
        </w:rPr>
      </w:pPr>
    </w:p>
    <w:p w:rsidR="008A384E" w:rsidRDefault="008A384E" w:rsidP="008A384E">
      <w:pPr>
        <w:rPr>
          <w:b/>
        </w:rPr>
      </w:pPr>
      <w:r>
        <w:rPr>
          <w:noProof/>
        </w:rPr>
        <w:lastRenderedPageBreak/>
        <mc:AlternateContent>
          <mc:Choice Requires="wps">
            <w:drawing>
              <wp:anchor distT="0" distB="0" distL="114300" distR="114300" simplePos="0" relativeHeight="251663360" behindDoc="0" locked="0" layoutInCell="1" allowOverlap="1" wp14:anchorId="26B5098D" wp14:editId="0A3C3E1E">
                <wp:simplePos x="0" y="0"/>
                <wp:positionH relativeFrom="column">
                  <wp:posOffset>1998971</wp:posOffset>
                </wp:positionH>
                <wp:positionV relativeFrom="paragraph">
                  <wp:posOffset>814171</wp:posOffset>
                </wp:positionV>
                <wp:extent cx="1719072" cy="651053"/>
                <wp:effectExtent l="38100" t="19050" r="33655" b="73025"/>
                <wp:wrapNone/>
                <wp:docPr id="9" name="Straight Arrow Connector 9"/>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EB94" id="Straight Arrow Connector 9" o:spid="_x0000_s1026" type="#_x0000_t32" style="position:absolute;margin-left:157.4pt;margin-top:64.1pt;width:135.35pt;height:51.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67B6A1" wp14:editId="59D60585">
                <wp:simplePos x="0" y="0"/>
                <wp:positionH relativeFrom="column">
                  <wp:posOffset>2152650</wp:posOffset>
                </wp:positionH>
                <wp:positionV relativeFrom="paragraph">
                  <wp:posOffset>990600</wp:posOffset>
                </wp:positionV>
                <wp:extent cx="1719072" cy="651053"/>
                <wp:effectExtent l="38100" t="19050" r="33655" b="73025"/>
                <wp:wrapNone/>
                <wp:docPr id="10" name="Straight Arrow Connector 10"/>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DFF3A" id="Straight Arrow Connector 10" o:spid="_x0000_s1026" type="#_x0000_t32" style="position:absolute;margin-left:169.5pt;margin-top:78pt;width:135.35pt;height:5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" strokecolor="red" strokeweight="4.5pt">
                <v:stroke endarrow="block" joinstyle="miter"/>
              </v:shape>
            </w:pict>
          </mc:Fallback>
        </mc:AlternateContent>
      </w:r>
      <w:r>
        <w:rPr>
          <w:noProof/>
        </w:rPr>
        <w:drawing>
          <wp:inline distT="0" distB="0" distL="0" distR="0" wp14:anchorId="2F7F5065" wp14:editId="51502C69">
            <wp:extent cx="40449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55" t="4332" r="18590" b="20036"/>
                    <a:stretch/>
                  </pic:blipFill>
                  <pic:spPr bwMode="auto">
                    <a:xfrm>
                      <a:off x="0" y="0"/>
                      <a:ext cx="4044950" cy="2660650"/>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rsidP="008A384E">
      <w:pPr>
        <w:rPr>
          <w:b/>
        </w:rPr>
      </w:pPr>
    </w:p>
    <w:p w:rsidR="008A384E" w:rsidRDefault="008A384E" w:rsidP="008A384E">
      <w:pPr>
        <w:rPr>
          <w:b/>
        </w:rPr>
      </w:pPr>
      <w:r>
        <w:rPr>
          <w:b/>
        </w:rPr>
        <w:t>Solution</w:t>
      </w:r>
    </w:p>
    <w:p w:rsidR="00C71C35" w:rsidRPr="008A384E" w:rsidRDefault="008A384E">
      <w:r w:rsidRPr="008A384E">
        <w:t xml:space="preserve">Either take the </w:t>
      </w:r>
      <w:r w:rsidR="00F03E71" w:rsidRPr="008A384E">
        <w:t>switches</w:t>
      </w:r>
      <w:r w:rsidRPr="008A384E">
        <w:t xml:space="preserve"> off with hot air or taken them off and rotate them 180 </w:t>
      </w:r>
      <w:r>
        <w:t>degrees. I’ve found you can do this without reapplying any paste or balls. They work after that.</w:t>
      </w:r>
    </w:p>
    <w:p w:rsidR="00C71C35" w:rsidRPr="008A384E" w:rsidRDefault="00093517">
      <w:pPr>
        <w:rPr>
          <w:b/>
        </w:rPr>
      </w:pPr>
      <w:r>
        <w:rPr>
          <w:b/>
        </w:rPr>
        <w:t xml:space="preserve">3) </w:t>
      </w:r>
      <w:r w:rsidR="00C71C35" w:rsidRPr="008A384E">
        <w:rPr>
          <w:b/>
        </w:rPr>
        <w:t>Powering the Device</w:t>
      </w:r>
    </w:p>
    <w:p w:rsidR="00C71C35" w:rsidRDefault="00C71C35" w:rsidP="00C71C35">
      <w:r>
        <w:t xml:space="preserve">Jumpers needed for base operation: </w:t>
      </w:r>
    </w:p>
    <w:p w:rsidR="00C71C35" w:rsidRPr="00C474D7" w:rsidRDefault="00C71C35" w:rsidP="00C71C35">
      <w:pPr>
        <w:spacing w:after="0" w:line="240" w:lineRule="auto"/>
      </w:pPr>
      <w:r>
        <w:t>J12</w:t>
      </w:r>
      <w:r w:rsidR="00F12379">
        <w:t xml:space="preserve"> </w:t>
      </w:r>
      <w:proofErr w:type="spellStart"/>
      <w:r w:rsidR="00F12379">
        <w:t>BuckBoost</w:t>
      </w:r>
      <w:proofErr w:type="spellEnd"/>
      <w:r w:rsidR="00F12379">
        <w:t xml:space="preserve"> Input</w:t>
      </w:r>
    </w:p>
    <w:p w:rsidR="00C71C35" w:rsidRPr="00C474D7" w:rsidRDefault="00C71C35" w:rsidP="00C71C35">
      <w:pPr>
        <w:spacing w:after="0" w:line="240" w:lineRule="auto"/>
      </w:pPr>
      <w:r w:rsidRPr="00C474D7">
        <w:t>J13</w:t>
      </w:r>
      <w:r w:rsidR="00F12379">
        <w:t xml:space="preserve"> FPGA 1.8V</w:t>
      </w:r>
    </w:p>
    <w:p w:rsidR="00C71C35" w:rsidRDefault="00C71C35" w:rsidP="00C71C35">
      <w:pPr>
        <w:spacing w:after="0" w:line="240" w:lineRule="auto"/>
      </w:pPr>
      <w:r w:rsidRPr="00C474D7">
        <w:t>J14</w:t>
      </w:r>
      <w:r w:rsidR="00F12379">
        <w:t xml:space="preserve"> FPGA 2.5V</w:t>
      </w:r>
    </w:p>
    <w:p w:rsidR="008A384E" w:rsidRPr="00C474D7" w:rsidRDefault="008A384E" w:rsidP="00C71C35">
      <w:pPr>
        <w:spacing w:after="0" w:line="240" w:lineRule="auto"/>
      </w:pPr>
      <w:r>
        <w:t>J15</w:t>
      </w:r>
      <w:r w:rsidR="00F12379">
        <w:t xml:space="preserve"> FPGA 3.3V</w:t>
      </w:r>
    </w:p>
    <w:p w:rsidR="00C71C35" w:rsidRDefault="00C71C35" w:rsidP="00C71C35">
      <w:pPr>
        <w:spacing w:after="0" w:line="240" w:lineRule="auto"/>
      </w:pPr>
      <w:r w:rsidRPr="00C474D7">
        <w:t>J21</w:t>
      </w:r>
      <w:r w:rsidR="008A384E">
        <w:t xml:space="preserve"> Clock Power</w:t>
      </w:r>
    </w:p>
    <w:p w:rsidR="00F12379" w:rsidRDefault="00F12379" w:rsidP="00F12379">
      <w:pPr>
        <w:spacing w:after="0" w:line="240" w:lineRule="auto"/>
      </w:pPr>
      <w:r w:rsidRPr="00C474D7">
        <w:t>J22</w:t>
      </w:r>
      <w:r>
        <w:t xml:space="preserve"> FPGA 1.1V</w:t>
      </w:r>
    </w:p>
    <w:p w:rsidR="00F12379" w:rsidRDefault="00F12379" w:rsidP="00F12379">
      <w:pPr>
        <w:spacing w:after="0" w:line="240" w:lineRule="auto"/>
      </w:pPr>
      <w:r>
        <w:t xml:space="preserve">VCCIO and VCCPD Jumped 1.8V and 2.5V Respectively. </w:t>
      </w:r>
      <w:r w:rsidR="001F65E8">
        <w:t>Left Pin and Center Pin Jumped on both.</w:t>
      </w:r>
    </w:p>
    <w:p w:rsidR="00F12379" w:rsidRDefault="00F12379" w:rsidP="00F12379">
      <w:pPr>
        <w:spacing w:after="0" w:line="240" w:lineRule="auto"/>
      </w:pPr>
      <w:r>
        <w:t xml:space="preserve">Bottom 2 sets of 2 </w:t>
      </w:r>
      <w:r w:rsidR="001F65E8">
        <w:t xml:space="preserve">at </w:t>
      </w:r>
      <w:r>
        <w:t>J33 Jumped.  (Shown Below)</w:t>
      </w:r>
    </w:p>
    <w:p w:rsidR="00093517" w:rsidRDefault="00093517" w:rsidP="00F12379">
      <w:pPr>
        <w:spacing w:after="0" w:line="240" w:lineRule="auto"/>
      </w:pPr>
    </w:p>
    <w:p w:rsidR="00093517" w:rsidRDefault="00093517" w:rsidP="00F12379">
      <w:pPr>
        <w:spacing w:after="0" w:line="240" w:lineRule="auto"/>
      </w:pPr>
      <w:r>
        <w:t xml:space="preserve">Any other devices you wish to work on need their associated power jumper. </w:t>
      </w:r>
    </w:p>
    <w:p w:rsidR="001F65E8" w:rsidRPr="00C474D7" w:rsidRDefault="001F65E8" w:rsidP="00F12379">
      <w:pPr>
        <w:spacing w:after="0" w:line="240" w:lineRule="auto"/>
      </w:pPr>
      <w:r>
        <w:br/>
        <w:t xml:space="preserve">Power should </w:t>
      </w:r>
      <w:r w:rsidR="00093517">
        <w:t xml:space="preserve">be applied as shown below at the solar header. </w:t>
      </w:r>
    </w:p>
    <w:p w:rsidR="00F12379" w:rsidRDefault="00F12379" w:rsidP="00C71C35">
      <w:pPr>
        <w:spacing w:after="0" w:line="240" w:lineRule="auto"/>
      </w:pPr>
    </w:p>
    <w:p w:rsidR="00C71C35" w:rsidRDefault="00093517" w:rsidP="00C71C35">
      <w:r>
        <w:t>I strongly recommend</w:t>
      </w:r>
      <w:r w:rsidR="00C71C35">
        <w:t xml:space="preserve"> current limiting your supply at first in case something goes wrong. </w:t>
      </w:r>
    </w:p>
    <w:p w:rsidR="00F12379" w:rsidRDefault="00F12379" w:rsidP="00C71C35"/>
    <w:p w:rsidR="00F12379" w:rsidRDefault="00F12379" w:rsidP="00C71C35">
      <w:pPr>
        <w:rPr>
          <w:noProof/>
        </w:rPr>
      </w:pPr>
    </w:p>
    <w:p w:rsidR="00F12379" w:rsidRDefault="00F12379" w:rsidP="00C71C35">
      <w:r>
        <w:rPr>
          <w:noProof/>
        </w:rPr>
        <w:lastRenderedPageBreak/>
        <mc:AlternateContent>
          <mc:Choice Requires="wps">
            <w:drawing>
              <wp:anchor distT="0" distB="0" distL="114300" distR="114300" simplePos="0" relativeHeight="251671552" behindDoc="0" locked="0" layoutInCell="1" allowOverlap="1" wp14:anchorId="4E1A079E" wp14:editId="57A305B9">
                <wp:simplePos x="0" y="0"/>
                <wp:positionH relativeFrom="column">
                  <wp:posOffset>2411010</wp:posOffset>
                </wp:positionH>
                <wp:positionV relativeFrom="paragraph">
                  <wp:posOffset>889066</wp:posOffset>
                </wp:positionV>
                <wp:extent cx="259307" cy="42308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1FB5" id="Rectangle 15" o:spid="_x0000_s1026" style="position:absolute;margin-left:189.85pt;margin-top:70pt;width:20.4pt;height:3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2013045</wp:posOffset>
                </wp:positionH>
                <wp:positionV relativeFrom="paragraph">
                  <wp:posOffset>928048</wp:posOffset>
                </wp:positionV>
                <wp:extent cx="259307" cy="42308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635D9" id="Rectangle 14" o:spid="_x0000_s1026" style="position:absolute;margin-left:158.5pt;margin-top:73.05pt;width:20.4pt;height:3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3lw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924DDD6" wp14:editId="665F21C6">
                <wp:simplePos x="0" y="0"/>
                <wp:positionH relativeFrom="column">
                  <wp:posOffset>2492878</wp:posOffset>
                </wp:positionH>
                <wp:positionV relativeFrom="paragraph">
                  <wp:posOffset>-461408</wp:posOffset>
                </wp:positionV>
                <wp:extent cx="914400" cy="812042"/>
                <wp:effectExtent l="38100" t="19050" r="19050" b="45720"/>
                <wp:wrapNone/>
                <wp:docPr id="13" name="Straight Arrow Connector 13"/>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6CC02" id="Straight Arrow Connector 13" o:spid="_x0000_s1026" type="#_x0000_t32" style="position:absolute;margin-left:196.3pt;margin-top:-36.35pt;width:1in;height:63.9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-388961</wp:posOffset>
                </wp:positionV>
                <wp:extent cx="914400" cy="812042"/>
                <wp:effectExtent l="38100" t="19050" r="19050" b="45720"/>
                <wp:wrapNone/>
                <wp:docPr id="12" name="Straight Arrow Connector 12"/>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1A267" id="Straight Arrow Connector 12" o:spid="_x0000_s1026" type="#_x0000_t32" style="position:absolute;margin-left:226.2pt;margin-top:-30.65pt;width:1in;height:63.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" strokecolor="#70ad47 [3209]" strokeweight="2.25pt">
                <v:stroke endarrow="block" joinstyle="miter"/>
              </v:shape>
            </w:pict>
          </mc:Fallback>
        </mc:AlternateContent>
      </w:r>
      <w:r>
        <w:rPr>
          <w:noProof/>
        </w:rPr>
        <w:drawing>
          <wp:inline distT="0" distB="0" distL="0" distR="0" wp14:anchorId="2CCEA353" wp14:editId="2C24C255">
            <wp:extent cx="4387215" cy="23604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96" t="15910" r="11470" b="16974"/>
                    <a:stretch/>
                  </pic:blipFill>
                  <pic:spPr bwMode="auto">
                    <a:xfrm>
                      <a:off x="0" y="0"/>
                      <a:ext cx="4388403" cy="2361086"/>
                    </a:xfrm>
                    <a:prstGeom prst="rect">
                      <a:avLst/>
                    </a:prstGeom>
                    <a:ln>
                      <a:noFill/>
                    </a:ln>
                    <a:extLst>
                      <a:ext uri="{53640926-AAD7-44D8-BBD7-CCE9431645EC}">
                        <a14:shadowObscured xmlns:a14="http://schemas.microsoft.com/office/drawing/2010/main"/>
                      </a:ext>
                    </a:extLst>
                  </pic:spPr>
                </pic:pic>
              </a:graphicData>
            </a:graphic>
          </wp:inline>
        </w:drawing>
      </w:r>
    </w:p>
    <w:p w:rsidR="00F12379" w:rsidRDefault="00F12379" w:rsidP="00C71C35"/>
    <w:p w:rsidR="001F65E8" w:rsidRDefault="00F12379" w:rsidP="00C71C35">
      <w:r>
        <w:t>The b</w:t>
      </w:r>
      <w:r w:rsidR="001F65E8">
        <w:t xml:space="preserve">uck boost needs &gt;2.5V in. I recommend ~3.3V. </w:t>
      </w:r>
      <w:proofErr w:type="gramStart"/>
      <w:r w:rsidR="001F65E8">
        <w:t>However</w:t>
      </w:r>
      <w:proofErr w:type="gramEnd"/>
      <w:r w:rsidR="001F65E8">
        <w:t xml:space="preserve"> don’t exceed chip input max 5.5V. This configuration </w:t>
      </w:r>
      <w:r w:rsidR="00093517">
        <w:t>routes</w:t>
      </w:r>
      <w:r w:rsidR="001F65E8">
        <w:t xml:space="preserve"> power onto power main</w:t>
      </w:r>
      <w:r w:rsidR="00093517">
        <w:t xml:space="preserve"> and directly to the buck-boost regulator</w:t>
      </w:r>
      <w:r w:rsidR="001F65E8">
        <w:t xml:space="preserve">, bypassing the solar controller. </w:t>
      </w:r>
    </w:p>
    <w:p w:rsidR="001F65E8" w:rsidRDefault="001F65E8" w:rsidP="00C71C35">
      <w:pPr>
        <w:rPr>
          <w:b/>
        </w:rPr>
      </w:pPr>
      <w:r w:rsidRPr="001F65E8">
        <w:rPr>
          <w:b/>
        </w:rPr>
        <w:t>3</w:t>
      </w:r>
      <w:proofErr w:type="gramStart"/>
      <w:r w:rsidR="00374679">
        <w:rPr>
          <w:b/>
        </w:rPr>
        <w:t>A</w:t>
      </w:r>
      <w:r w:rsidRPr="001F65E8">
        <w:rPr>
          <w:b/>
        </w:rPr>
        <w:t>)</w:t>
      </w:r>
      <w:r w:rsidR="00093517">
        <w:rPr>
          <w:b/>
        </w:rPr>
        <w:t>Programming</w:t>
      </w:r>
      <w:proofErr w:type="gramEnd"/>
      <w:r w:rsidR="00093517">
        <w:rPr>
          <w:b/>
        </w:rPr>
        <w:t xml:space="preserve"> the CPLD/FLASH</w:t>
      </w:r>
    </w:p>
    <w:p w:rsidR="00093517" w:rsidRDefault="00093517" w:rsidP="00C71C35">
      <w:r>
        <w:t xml:space="preserve">Due to the FPGA now routing its TDI to TDO when it is shut off, the JTAG chain is broken by default. To fix </w:t>
      </w:r>
      <w:proofErr w:type="gramStart"/>
      <w:r>
        <w:t>this</w:t>
      </w:r>
      <w:proofErr w:type="gramEnd"/>
      <w:r>
        <w:t xml:space="preserve"> two things need to be done</w:t>
      </w:r>
    </w:p>
    <w:p w:rsidR="00093517" w:rsidRDefault="00093517" w:rsidP="00C71C35">
      <w:r>
        <w:tab/>
        <w:t>1) Jump CPLD_TDO to TDO of the JTAG header.</w:t>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2576" behindDoc="0" locked="0" layoutInCell="1" allowOverlap="1">
                <wp:simplePos x="0" y="0"/>
                <wp:positionH relativeFrom="column">
                  <wp:posOffset>388961</wp:posOffset>
                </wp:positionH>
                <wp:positionV relativeFrom="paragraph">
                  <wp:posOffset>2073607</wp:posOffset>
                </wp:positionV>
                <wp:extent cx="818866" cy="866633"/>
                <wp:effectExtent l="19050" t="38100" r="38735" b="29210"/>
                <wp:wrapNone/>
                <wp:docPr id="19" name="Straight Arrow Connector 19"/>
                <wp:cNvGraphicFramePr/>
                <a:graphic xmlns:a="http://schemas.openxmlformats.org/drawingml/2006/main">
                  <a:graphicData uri="http://schemas.microsoft.com/office/word/2010/wordprocessingShape">
                    <wps:wsp>
                      <wps:cNvCnPr/>
                      <wps:spPr>
                        <a:xfrm flipV="1">
                          <a:off x="0" y="0"/>
                          <a:ext cx="818866" cy="866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635C" id="Straight Arrow Connector 19" o:spid="_x0000_s1026" type="#_x0000_t32" style="position:absolute;margin-left:30.65pt;margin-top:163.3pt;width:64.5pt;height:6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" strokecolor="red" strokeweight="3pt">
                <v:stroke endarrow="block" joinstyle="miter"/>
              </v:shape>
            </w:pict>
          </mc:Fallback>
        </mc:AlternateContent>
      </w:r>
      <w:r>
        <w:rPr>
          <w:noProof/>
        </w:rPr>
        <w:drawing>
          <wp:inline distT="0" distB="0" distL="0" distR="0" wp14:anchorId="445E2C1A" wp14:editId="7F778098">
            <wp:extent cx="3036627" cy="332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24" t="33946" r="44985" b="23374"/>
                    <a:stretch/>
                  </pic:blipFill>
                  <pic:spPr bwMode="auto">
                    <a:xfrm>
                      <a:off x="0" y="0"/>
                      <a:ext cx="3046880" cy="3333231"/>
                    </a:xfrm>
                    <a:prstGeom prst="rect">
                      <a:avLst/>
                    </a:prstGeom>
                    <a:ln>
                      <a:noFill/>
                    </a:ln>
                    <a:extLst>
                      <a:ext uri="{53640926-AAD7-44D8-BBD7-CCE9431645EC}">
                        <a14:shadowObscured xmlns:a14="http://schemas.microsoft.com/office/drawing/2010/main"/>
                      </a:ext>
                    </a:extLst>
                  </pic:spPr>
                </pic:pic>
              </a:graphicData>
            </a:graphic>
          </wp:inline>
        </w:drawing>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3600" behindDoc="0" locked="0" layoutInCell="1" allowOverlap="1" wp14:anchorId="1375BC66" wp14:editId="26C95B6A">
                <wp:simplePos x="0" y="0"/>
                <wp:positionH relativeFrom="column">
                  <wp:posOffset>3429000</wp:posOffset>
                </wp:positionH>
                <wp:positionV relativeFrom="paragraph">
                  <wp:posOffset>95250</wp:posOffset>
                </wp:positionV>
                <wp:extent cx="190500" cy="2159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90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09607" id="Rectangle 20" o:spid="_x0000_s1026" style="position:absolute;margin-left:270pt;margin-top:7.5pt;width:15pt;height: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" filled="f" strokecolor="red" strokeweight="1pt"/>
            </w:pict>
          </mc:Fallback>
        </mc:AlternateContent>
      </w:r>
      <w:r>
        <w:rPr>
          <w:noProof/>
        </w:rPr>
        <w:drawing>
          <wp:inline distT="0" distB="0" distL="0" distR="0" wp14:anchorId="6980CED4" wp14:editId="08DA50A8">
            <wp:extent cx="5850616" cy="124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48" t="13191" r="28567" b="69346"/>
                    <a:stretch/>
                  </pic:blipFill>
                  <pic:spPr bwMode="auto">
                    <a:xfrm>
                      <a:off x="0" y="0"/>
                      <a:ext cx="5862723" cy="1247175"/>
                    </a:xfrm>
                    <a:prstGeom prst="rect">
                      <a:avLst/>
                    </a:prstGeom>
                    <a:ln>
                      <a:noFill/>
                    </a:ln>
                    <a:extLst>
                      <a:ext uri="{53640926-AAD7-44D8-BBD7-CCE9431645EC}">
                        <a14:shadowObscured xmlns:a14="http://schemas.microsoft.com/office/drawing/2010/main"/>
                      </a:ext>
                    </a:extLst>
                  </pic:spPr>
                </pic:pic>
              </a:graphicData>
            </a:graphic>
          </wp:inline>
        </w:drawing>
      </w:r>
    </w:p>
    <w:p w:rsidR="00093517" w:rsidRPr="00093517" w:rsidRDefault="00093517" w:rsidP="00C71C35"/>
    <w:p w:rsidR="001F65E8" w:rsidRDefault="00093517" w:rsidP="00C71C35">
      <w:r>
        <w:t xml:space="preserve"> </w:t>
      </w:r>
      <w:r>
        <w:tab/>
        <w:t xml:space="preserve">2) Get 1.8V Power onto the JTAG VCC line. </w:t>
      </w:r>
    </w:p>
    <w:p w:rsidR="00093517" w:rsidRDefault="00093517" w:rsidP="00C71C35">
      <w:r>
        <w:t xml:space="preserve">I recommend </w:t>
      </w:r>
      <w:r w:rsidR="002A3011">
        <w:t>jumping J13 to the CPLD GPIO 1.8V (Located near the bottom of the board.)</w:t>
      </w:r>
    </w:p>
    <w:p w:rsidR="008D39AC" w:rsidRDefault="002A3011" w:rsidP="00C71C35">
      <w:r>
        <w:t xml:space="preserve">You should now be able to see the CPLD on the JTAG chain in </w:t>
      </w:r>
      <w:proofErr w:type="spellStart"/>
      <w:r>
        <w:t>Quartus</w:t>
      </w:r>
      <w:proofErr w:type="spellEnd"/>
      <w:r>
        <w:t xml:space="preserve"> when a USB Blaster is connected to the JTAG header. The ribbon cable lays away from the power board on the USB Blaster. </w:t>
      </w:r>
      <w:r w:rsidR="008D39AC">
        <w:t xml:space="preserve">Now we will load a CPLD image which will allow us to see and load the FLASH with an FPGA image. </w:t>
      </w:r>
    </w:p>
    <w:p w:rsidR="00374679" w:rsidRDefault="00374679" w:rsidP="00374679">
      <w:pPr>
        <w:rPr>
          <w:b/>
        </w:rPr>
      </w:pPr>
      <w:r w:rsidRPr="001F65E8">
        <w:rPr>
          <w:b/>
        </w:rPr>
        <w:t>3</w:t>
      </w:r>
      <w:r>
        <w:rPr>
          <w:b/>
        </w:rPr>
        <w:t>B</w:t>
      </w:r>
      <w:r w:rsidRPr="001F65E8">
        <w:rPr>
          <w:b/>
        </w:rPr>
        <w:t>)</w:t>
      </w:r>
      <w:r>
        <w:rPr>
          <w:b/>
        </w:rPr>
        <w:t xml:space="preserve"> Programming the CPLD/FLASH</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r>
        <w:t>_INIT</w:t>
      </w:r>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w:t>
      </w:r>
      <w:proofErr w:type="spellStart"/>
      <w:r>
        <w:t>Quartus</w:t>
      </w:r>
      <w:proofErr w:type="spellEnd"/>
      <w:r>
        <w:t xml:space="preserve"> project.  Copy </w:t>
      </w:r>
      <w:proofErr w:type="spellStart"/>
      <w:proofErr w:type="gramStart"/>
      <w:r w:rsidRPr="00FC15C4">
        <w:t>DevBoard_PowerMonitor_CPLDInit_IO.qsf</w:t>
      </w:r>
      <w:proofErr w:type="spellEnd"/>
      <w:r>
        <w:t xml:space="preserve">  and</w:t>
      </w:r>
      <w:proofErr w:type="gramEnd"/>
      <w:r>
        <w:t xml:space="preserve"> rename to </w:t>
      </w:r>
      <w:proofErr w:type="spellStart"/>
      <w:r w:rsidRPr="00FC15C4">
        <w:t>D</w:t>
      </w:r>
      <w:r>
        <w:t>evBoard_PowerMonitor_CPLDInit</w:t>
      </w:r>
      <w:r w:rsidRPr="00FC15C4">
        <w:t>.qsf</w:t>
      </w:r>
      <w:proofErr w:type="spellEnd"/>
    </w:p>
    <w:p w:rsidR="00FC15C4" w:rsidRDefault="00FC15C4" w:rsidP="00FC15C4">
      <w:r>
        <w:t xml:space="preserve">A note on the QSF files. The project attempts to keep the QSF which </w:t>
      </w:r>
      <w:proofErr w:type="spellStart"/>
      <w:r>
        <w:t>Quartus</w:t>
      </w:r>
      <w:proofErr w:type="spellEnd"/>
      <w:r>
        <w:t xml:space="preserve"> maintains apart from the QSF which defines the board specific pins/ports/names as defined by the physical board. </w:t>
      </w:r>
    </w:p>
    <w:p w:rsidR="00FC15C4" w:rsidRDefault="00FC15C4" w:rsidP="00FC15C4">
      <w:r>
        <w:t xml:space="preserve">For this reason, one should copy the </w:t>
      </w:r>
      <w:proofErr w:type="spellStart"/>
      <w:r>
        <w:t>Toplevel_name</w:t>
      </w:r>
      <w:proofErr w:type="spellEnd"/>
      <w:r>
        <w:t>*_</w:t>
      </w:r>
      <w:proofErr w:type="spellStart"/>
      <w:r>
        <w:t>IO.qsf</w:t>
      </w:r>
      <w:proofErr w:type="spellEnd"/>
      <w:r>
        <w:t xml:space="preserve"> to </w:t>
      </w:r>
      <w:proofErr w:type="spellStart"/>
      <w:r>
        <w:t>Toplevel_name.qsf</w:t>
      </w:r>
      <w:proofErr w:type="spellEnd"/>
      <w:r>
        <w:t xml:space="preserve"> when starti</w:t>
      </w:r>
      <w:r w:rsidR="00AF284B">
        <w:t xml:space="preserve">ng from </w:t>
      </w:r>
      <w:proofErr w:type="spellStart"/>
      <w:r w:rsidR="002A5843">
        <w:t>git</w:t>
      </w:r>
      <w:proofErr w:type="spellEnd"/>
      <w:r w:rsidR="002A5843">
        <w:t xml:space="preserve"> </w:t>
      </w:r>
      <w:r w:rsidR="00AF284B">
        <w:t xml:space="preserve">for the first time for any project. </w:t>
      </w:r>
    </w:p>
    <w:p w:rsidR="00374679" w:rsidRDefault="00374679" w:rsidP="00C71C35">
      <w:r>
        <w:t>Files need</w:t>
      </w:r>
      <w:r w:rsidR="00AF284B">
        <w:t>ed</w:t>
      </w:r>
      <w:r>
        <w:t xml:space="preserve"> for this stage. </w:t>
      </w:r>
      <w:r w:rsidR="00FC15C4">
        <w:t xml:space="preserve">These files need to be added to </w:t>
      </w:r>
      <w:r w:rsidR="00AF284B">
        <w:t xml:space="preserve">the </w:t>
      </w:r>
      <w:proofErr w:type="spellStart"/>
      <w:r w:rsidR="00FC15C4">
        <w:t>Quartus</w:t>
      </w:r>
      <w:proofErr w:type="spellEnd"/>
      <w:r w:rsidR="00FC15C4">
        <w:t xml:space="preserve"> project.</w:t>
      </w:r>
    </w:p>
    <w:p w:rsidR="00374679" w:rsidRDefault="00374679" w:rsidP="00374679">
      <w:r>
        <w:t>../../</w:t>
      </w:r>
      <w:proofErr w:type="spellStart"/>
      <w:r>
        <w:t>MainCollar</w:t>
      </w:r>
      <w:proofErr w:type="spellEnd"/>
      <w:r>
        <w:t>/General/</w:t>
      </w:r>
      <w:proofErr w:type="spellStart"/>
      <w:r>
        <w:t>Utilities_pkg.vhd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FlashWrite.qip</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FlashInit.vhd</w:t>
      </w:r>
      <w:proofErr w:type="spellEnd"/>
    </w:p>
    <w:p w:rsidR="00C35066" w:rsidRDefault="00374679" w:rsidP="00374679">
      <w:proofErr w:type="spellStart"/>
      <w:r>
        <w:t>DevBoard_PowerMonitorCPLDInit_TopLevel.vhd</w:t>
      </w:r>
      <w:proofErr w:type="spellEnd"/>
    </w:p>
    <w:p w:rsidR="00007C5A" w:rsidRDefault="00007C5A" w:rsidP="00374679">
      <w:r>
        <w:t xml:space="preserve">Several Project </w:t>
      </w:r>
      <w:proofErr w:type="gramStart"/>
      <w:r>
        <w:t>wide .TCL</w:t>
      </w:r>
      <w:proofErr w:type="gramEnd"/>
      <w:r>
        <w:t xml:space="preserve"> scripts are needed. </w:t>
      </w:r>
      <w:r w:rsidR="00681030">
        <w:t xml:space="preserve">  These include </w:t>
      </w:r>
      <w:proofErr w:type="spellStart"/>
      <w:r w:rsidR="00681030">
        <w:t>at_compile_start</w:t>
      </w:r>
      <w:proofErr w:type="spellEnd"/>
      <w:r w:rsidR="00681030">
        <w:t xml:space="preserve">, </w:t>
      </w:r>
      <w:proofErr w:type="spellStart"/>
      <w:r w:rsidR="00681030">
        <w:t>sdc_values</w:t>
      </w:r>
      <w:proofErr w:type="spellEnd"/>
      <w:r w:rsidR="00681030">
        <w:t xml:space="preserve">, </w:t>
      </w:r>
      <w:proofErr w:type="spellStart"/>
      <w:r w:rsidR="00681030">
        <w:t>set_vhdl_constants</w:t>
      </w:r>
      <w:proofErr w:type="spellEnd"/>
      <w:r w:rsidR="00681030">
        <w:t>.</w:t>
      </w:r>
    </w:p>
    <w:p w:rsidR="00007C5A" w:rsidRDefault="00007C5A" w:rsidP="00374679">
      <w:r>
        <w:t xml:space="preserve">Copy the TCL scripts from the GIT </w:t>
      </w:r>
      <w:proofErr w:type="spellStart"/>
      <w:r>
        <w:t>QuartusII</w:t>
      </w:r>
      <w:proofErr w:type="spellEnd"/>
      <w:r>
        <w:t xml:space="preserve"> directory to your working directory.</w:t>
      </w:r>
      <w:r w:rsidR="00681030">
        <w:t xml:space="preserve">  If one of these file is missing, check the </w:t>
      </w:r>
      <w:proofErr w:type="spellStart"/>
      <w:r w:rsidR="00681030" w:rsidRPr="00681030">
        <w:t>DevBoard_PowerMonitor</w:t>
      </w:r>
      <w:proofErr w:type="spellEnd"/>
      <w:r w:rsidR="00681030" w:rsidRPr="00681030">
        <w:t>\FPGA</w:t>
      </w:r>
      <w:r w:rsidR="00681030">
        <w:t xml:space="preserve"> directory.</w:t>
      </w:r>
      <w:r>
        <w:t xml:space="preserve">  </w:t>
      </w:r>
      <w:r w:rsidR="00F3461A">
        <w:t xml:space="preserve">Additionally, a log file must be created.  </w:t>
      </w:r>
      <w:r w:rsidR="00C96C96">
        <w:t xml:space="preserve">In </w:t>
      </w:r>
      <w:r w:rsidR="00C96C96">
        <w:lastRenderedPageBreak/>
        <w:t xml:space="preserve">the working directory, create a commit_timestamp.log file.  (Alternatively, a commit_timestamp.txt file can be used if the file name extension on line 34 of the </w:t>
      </w:r>
      <w:proofErr w:type="spellStart"/>
      <w:r w:rsidR="00C96C96">
        <w:t>at_compile_start.tcl</w:t>
      </w:r>
      <w:proofErr w:type="spellEnd"/>
      <w:r w:rsidR="00C96C96">
        <w:t xml:space="preserve"> file is changed)</w:t>
      </w:r>
    </w:p>
    <w:p w:rsidR="000C0307" w:rsidRDefault="00FC15C4" w:rsidP="00C35066">
      <w:r>
        <w:t xml:space="preserve">You should be able to compile now. A POF should now exist in the </w:t>
      </w:r>
      <w:proofErr w:type="spellStart"/>
      <w:r>
        <w:t>output_files</w:t>
      </w:r>
      <w:proofErr w:type="spellEnd"/>
      <w:r>
        <w:t xml:space="preserve"> directory. </w:t>
      </w:r>
    </w:p>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E42444" w:rsidRPr="00E42444">
        <w:t>5M570ZT100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 xml:space="preserve">won’t be there when you first initially program a new board. Notice the check boxes used to program. Enable real-time ISP is enabled. Program/Configure the CFM of the CPLD. </w:t>
      </w:r>
      <w:r w:rsidR="00FC15C4">
        <w:t xml:space="preserve"> We don’t need/want to program the UFM of the CPLD.</w:t>
      </w:r>
      <w:r w:rsidR="003B2BED">
        <w:t xml:space="preserve">  Note, </w:t>
      </w:r>
      <w:proofErr w:type="gramStart"/>
      <w:r w:rsidR="003B2BED">
        <w:t>If</w:t>
      </w:r>
      <w:proofErr w:type="gramEnd"/>
      <w:r w:rsidR="003B2BED">
        <w:t xml:space="preserve"> an error occurs where the silicon ID does not match the chip ID and you’re using a USB Blaster II, try instead switching to a USB Blaster I.</w:t>
      </w:r>
    </w:p>
    <w:p w:rsidR="00E42444" w:rsidRDefault="00E42444" w:rsidP="00C71C35"/>
    <w:p w:rsidR="00E42444" w:rsidRDefault="00E42444" w:rsidP="00C71C35">
      <w:pPr>
        <w:rPr>
          <w:noProof/>
        </w:rPr>
      </w:pPr>
    </w:p>
    <w:p w:rsidR="00E42444" w:rsidRDefault="00EC71FB" w:rsidP="00C71C35">
      <w:r>
        <w:rPr>
          <w:noProof/>
        </w:rPr>
        <mc:AlternateContent>
          <mc:Choice Requires="wps">
            <w:drawing>
              <wp:anchor distT="0" distB="0" distL="114300" distR="114300" simplePos="0" relativeHeight="251680768" behindDoc="0" locked="0" layoutInCell="1" allowOverlap="1">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Remove and reapply power to the board. </w:t>
      </w:r>
    </w:p>
    <w:p w:rsidR="00E42444" w:rsidRDefault="00E42444" w:rsidP="00C71C35">
      <w:r>
        <w:t xml:space="preserve">Remove the JTAG </w:t>
      </w:r>
      <w:r w:rsidR="002A5843">
        <w:t xml:space="preserve">CPLD </w:t>
      </w:r>
      <w:r>
        <w:t xml:space="preserve">TDO jumper. It is no longer needed, as the </w:t>
      </w:r>
      <w:r w:rsidR="00AF284B">
        <w:t>FPGA is turned on now</w:t>
      </w:r>
      <w:r>
        <w:t xml:space="preserve">. You can also remove the 1.8V jumped from the CPLD GPIO bank. </w:t>
      </w:r>
      <w:r w:rsidR="00FC15C4">
        <w:t xml:space="preserve">The </w:t>
      </w:r>
      <w:r>
        <w:t xml:space="preserve">switch controlling the FPGA 1.8V rail is now turned on as well. </w:t>
      </w:r>
    </w:p>
    <w:p w:rsidR="00E42444" w:rsidRDefault="00E42444" w:rsidP="00C71C35">
      <w:r>
        <w:t xml:space="preserve">Now we </w:t>
      </w:r>
      <w:r w:rsidR="00FC15C4">
        <w:t xml:space="preserve">can program the flash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lastRenderedPageBreak/>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1409700"/>
                    </a:xfrm>
                    <a:prstGeom prst="rect">
                      <a:avLst/>
                    </a:prstGeom>
                  </pic:spPr>
                </pic:pic>
              </a:graphicData>
            </a:graphic>
          </wp:inline>
        </w:drawing>
      </w:r>
    </w:p>
    <w:p w:rsidR="00E42444" w:rsidRDefault="00FC15C4" w:rsidP="00C71C35">
      <w:r>
        <w:t>If we take a look at the JTAG chain now:</w:t>
      </w:r>
    </w:p>
    <w:p w:rsidR="00E42444" w:rsidRDefault="00E42444" w:rsidP="00C71C35">
      <w:r>
        <w:rPr>
          <w:noProof/>
        </w:rPr>
        <w:drawing>
          <wp:inline distT="0" distB="0" distL="0" distR="0" wp14:anchorId="004F1127" wp14:editId="3D713498">
            <wp:extent cx="3860270" cy="21812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536" b="53566"/>
                    <a:stretch/>
                  </pic:blipFill>
                  <pic:spPr bwMode="auto">
                    <a:xfrm>
                      <a:off x="0" y="0"/>
                      <a:ext cx="3866915" cy="218498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E42444" w:rsidP="00C71C35"/>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proofErr w:type="spellStart"/>
      <w:r w:rsidRPr="00567F15">
        <w:t>Source_Code</w:t>
      </w:r>
      <w:proofErr w:type="spellEnd"/>
      <w:r w:rsidRPr="00567F15">
        <w:t>\</w:t>
      </w:r>
      <w:proofErr w:type="spellStart"/>
      <w:r w:rsidRPr="00567F15">
        <w:t>DevBoard_PowerMonitor</w:t>
      </w:r>
      <w:proofErr w:type="spellEnd"/>
      <w:r w:rsidRPr="00567F15">
        <w:t>\</w:t>
      </w:r>
      <w:r>
        <w:t>FPGA_INIT</w:t>
      </w:r>
    </w:p>
    <w:p w:rsidR="00FC15C4" w:rsidRDefault="00FC15C4" w:rsidP="00FC15C4">
      <w:pPr>
        <w:ind w:firstLine="720"/>
      </w:pPr>
      <w:r>
        <w:t xml:space="preserve">Bare bones FPGA project for loading to flash. </w:t>
      </w:r>
    </w:p>
    <w:p w:rsidR="00FC15C4" w:rsidRDefault="00CC02FE" w:rsidP="00C71C35">
      <w:r>
        <w:t xml:space="preserve">Copy </w:t>
      </w:r>
      <w:proofErr w:type="spellStart"/>
      <w:r w:rsidRPr="00CC02FE">
        <w:t>DevBoard_PowerMonitorFPGA_IO.qsf</w:t>
      </w:r>
      <w:proofErr w:type="spellEnd"/>
      <w:r>
        <w:t xml:space="preserve"> and rename </w:t>
      </w:r>
      <w:proofErr w:type="spellStart"/>
      <w:r>
        <w:t>DevBoard_PowerMonitorFPGA</w:t>
      </w:r>
      <w:r w:rsidRPr="00CC02FE">
        <w:t>.qsf</w:t>
      </w:r>
      <w:proofErr w:type="spellEnd"/>
    </w:p>
    <w:p w:rsidR="00CC02FE" w:rsidRDefault="00CC02FE" w:rsidP="00C71C35">
      <w:r>
        <w:t>Include files:</w:t>
      </w:r>
    </w:p>
    <w:p w:rsidR="00F309ED" w:rsidRDefault="00CC02FE" w:rsidP="00C71C35">
      <w:proofErr w:type="spellStart"/>
      <w:r w:rsidRPr="00CC02FE">
        <w:t>DevBoard_PowerMonitorFPGA_TopLevel.vhd</w:t>
      </w:r>
      <w:proofErr w:type="spellEnd"/>
    </w:p>
    <w:p w:rsidR="00AD076F" w:rsidRDefault="00AD076F" w:rsidP="00C71C35">
      <w:proofErr w:type="spellStart"/>
      <w:r>
        <w:t>sdc_values.tcl</w:t>
      </w:r>
      <w:proofErr w:type="spellEnd"/>
    </w:p>
    <w:p w:rsidR="00AF284B" w:rsidRDefault="00AF284B" w:rsidP="00C71C35">
      <w:r>
        <w:t xml:space="preserve">Copy </w:t>
      </w:r>
      <w:proofErr w:type="gramStart"/>
      <w:r>
        <w:t>the .</w:t>
      </w:r>
      <w:proofErr w:type="spellStart"/>
      <w:r>
        <w:t>tcl</w:t>
      </w:r>
      <w:proofErr w:type="spellEnd"/>
      <w:proofErr w:type="gramEnd"/>
      <w:r>
        <w:t xml:space="preserve"> scripts from:</w:t>
      </w:r>
    </w:p>
    <w:p w:rsidR="00AF284B" w:rsidRDefault="00AF284B" w:rsidP="00C71C35">
      <w:proofErr w:type="spellStart"/>
      <w:r>
        <w:t>QuartusII</w:t>
      </w:r>
      <w:proofErr w:type="spellEnd"/>
    </w:p>
    <w:p w:rsidR="000340D5" w:rsidRDefault="000340D5" w:rsidP="00C71C35">
      <w:r>
        <w:lastRenderedPageBreak/>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proofErr w:type="spellStart"/>
      <w:r w:rsidR="00831D26">
        <w:t>sdc</w:t>
      </w:r>
      <w:proofErr w:type="spellEnd"/>
      <w:r w:rsidR="00831D26">
        <w:t xml:space="preserve"> </w:t>
      </w:r>
      <w:r>
        <w:t>timing framework. It simply displays a counter on a GPIO</w:t>
      </w:r>
      <w:r w:rsidR="00AF284B">
        <w:t xml:space="preserve"> pin</w:t>
      </w:r>
      <w:r>
        <w:t xml:space="preserve">. This is a good way to check that your </w:t>
      </w:r>
      <w:r w:rsidR="00831D26">
        <w:t xml:space="preserve">FPGA has booted and it booted with the image </w:t>
      </w:r>
      <w:r w:rsidR="00AF284B">
        <w:t>from flash.</w:t>
      </w:r>
    </w:p>
    <w:p w:rsidR="000340D5" w:rsidRDefault="00CC02FE" w:rsidP="00C71C35">
      <w:r>
        <w:t>When inserting a</w:t>
      </w:r>
      <w:r w:rsidR="00AF284B">
        <w:t>n</w:t>
      </w:r>
      <w:r>
        <w:t xml:space="preserve"> FPGA POF into flash, that image 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t xml:space="preserve"> </w:t>
      </w:r>
    </w:p>
    <w:p w:rsidR="00CC02FE" w:rsidRDefault="00CC02FE" w:rsidP="00C71C35">
      <w:proofErr w:type="spellStart"/>
      <w:r w:rsidRPr="00CC02FE">
        <w:t>set_global_assignment</w:t>
      </w:r>
      <w:proofErr w:type="spellEnd"/>
      <w:r w:rsidRPr="00CC02FE">
        <w:t xml:space="preserve"> -name DEVICE_INITIALIZATION_CLOCK INIT_INTOSC</w:t>
      </w:r>
    </w:p>
    <w:p w:rsidR="00CC02FE" w:rsidRDefault="00CC02FE" w:rsidP="00C71C35">
      <w:proofErr w:type="spellStart"/>
      <w:r w:rsidRPr="00CC02FE">
        <w:t>set_global_assignment</w:t>
      </w:r>
      <w:proofErr w:type="spellEnd"/>
      <w:r w:rsidRPr="00CC02FE">
        <w:t xml:space="preserve">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 is the </w:t>
      </w:r>
      <w:proofErr w:type="spellStart"/>
      <w:r>
        <w:t>init_done</w:t>
      </w:r>
      <w:proofErr w:type="spellEnd"/>
      <w:r>
        <w:t xml:space="preserve"> pin. </w:t>
      </w:r>
      <w:r w:rsidR="00AF284B">
        <w:t>These</w:t>
      </w:r>
      <w:r>
        <w:t xml:space="preserve"> option</w:t>
      </w:r>
      <w:r w:rsidR="00AF284B">
        <w:t>s are</w:t>
      </w:r>
      <w:r>
        <w:t xml:space="preserve"> included in the _</w:t>
      </w:r>
      <w:proofErr w:type="spellStart"/>
      <w:r>
        <w:t>IO.qsf</w:t>
      </w:r>
      <w:proofErr w:type="spellEnd"/>
      <w:r>
        <w:t xml:space="preserve">, but </w:t>
      </w:r>
      <w:r w:rsidR="00AF284B">
        <w:t>the corresponding options are</w:t>
      </w:r>
      <w:r>
        <w:t xml:space="preserve"> shown in </w:t>
      </w:r>
      <w:proofErr w:type="spellStart"/>
      <w:r>
        <w:t>Quartus</w:t>
      </w:r>
      <w:proofErr w:type="spellEnd"/>
      <w:r>
        <w:t xml:space="preserve"> here. </w:t>
      </w:r>
      <w:r w:rsidR="00082609">
        <w:t xml:space="preserve"> This is all handled in the </w:t>
      </w:r>
      <w:proofErr w:type="spellStart"/>
      <w:r w:rsidR="00082609">
        <w:t>qsf’s</w:t>
      </w:r>
      <w:proofErr w:type="spellEnd"/>
      <w:r w:rsidR="00082609">
        <w:t xml:space="preserve">. I am including the </w:t>
      </w:r>
      <w:proofErr w:type="spellStart"/>
      <w:r w:rsidR="00082609">
        <w:t>Quartus</w:t>
      </w:r>
      <w:proofErr w:type="spellEnd"/>
      <w:r w:rsidR="00082609">
        <w:t xml:space="preserve"> options here for documentation. </w:t>
      </w:r>
    </w:p>
    <w:p w:rsidR="00F309ED" w:rsidRDefault="00F309ED" w:rsidP="00C71C35"/>
    <w:p w:rsidR="00F309ED" w:rsidRDefault="00F309ED" w:rsidP="00F309ED">
      <w:pPr>
        <w:keepNext/>
      </w:pPr>
      <w:r>
        <w:rPr>
          <w:noProof/>
        </w:rPr>
        <w:lastRenderedPageBreak/>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t xml:space="preserve">You should now be able to compile.  </w:t>
      </w:r>
      <w:r w:rsidR="00AF362F">
        <w:t xml:space="preserve">This will result in an </w:t>
      </w:r>
      <w:proofErr w:type="gramStart"/>
      <w:r w:rsidR="00AF362F">
        <w:t>FPGA .SOF</w:t>
      </w:r>
      <w:proofErr w:type="gramEnd"/>
      <w:r w:rsidR="00AF362F">
        <w:t xml:space="preserve"> image. However the flash needs </w:t>
      </w:r>
      <w:proofErr w:type="gramStart"/>
      <w:r w:rsidR="00AF362F">
        <w:t>a .POF</w:t>
      </w:r>
      <w:proofErr w:type="gramEnd"/>
      <w:r w:rsidR="00AF362F">
        <w:t xml:space="preserve"> image. </w:t>
      </w:r>
    </w:p>
    <w:p w:rsidR="000340D5" w:rsidRDefault="000340D5" w:rsidP="00C71C35">
      <w:r>
        <w:t xml:space="preserve">Conversion of a SOF to POF is done through the Convert Programming Files section of the </w:t>
      </w:r>
      <w:proofErr w:type="spellStart"/>
      <w:r>
        <w:t>Quartus</w:t>
      </w:r>
      <w:proofErr w:type="spellEnd"/>
      <w:r>
        <w:t xml:space="preserve"> Application. It is located under the Files menu. </w:t>
      </w:r>
    </w:p>
    <w:p w:rsidR="00F309ED" w:rsidRDefault="00F309ED" w:rsidP="00C71C35">
      <w:pPr>
        <w:rPr>
          <w:noProof/>
        </w:rPr>
      </w:pPr>
    </w:p>
    <w:p w:rsidR="00F309ED" w:rsidRDefault="00082609" w:rsidP="00C71C35">
      <w:r>
        <w:rPr>
          <w:noProof/>
        </w:rPr>
        <w:lastRenderedPageBreak/>
        <mc:AlternateContent>
          <mc:Choice Requires="wps">
            <w:drawing>
              <wp:anchor distT="0" distB="0" distL="114300" distR="114300" simplePos="0" relativeHeight="251693056" behindDoc="0" locked="0" layoutInCell="1" allowOverlap="1" wp14:anchorId="470D0272" wp14:editId="592399E5">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C645B" id="Rectangle 80" o:spid="_x0000_s1026" style="position:absolute;margin-left:-10.2pt;margin-top:220.05pt;width:41pt;height:13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49FA1C25" wp14:editId="1B1685D2">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B9134" id="Rectangle 79" o:spid="_x0000_s1026" style="position:absolute;margin-left:9.5pt;margin-top:154.05pt;width:192pt;height:3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45C357FA" wp14:editId="7212E0A4">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58311" id="Rectangle 78" o:spid="_x0000_s1026" style="position:absolute;margin-left:-10.2pt;margin-top:175.05pt;width:41pt;height:13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E24963F" wp14:editId="0CA4CEE0">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29F3A" id="Rectangle 77" o:spid="_x0000_s1026" style="position:absolute;margin-left:370pt;margin-top:77.55pt;width:88pt;height:1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6E24963F" wp14:editId="0CA4CEE0">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3BACD" id="Rectangle 76" o:spid="_x0000_s1026" style="position:absolute;margin-left:141pt;margin-top:80.05pt;width:88pt;height:1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45EE2" id="Rectangle 75" o:spid="_x0000_s1026" style="position:absolute;margin-left:5pt;margin-top:80.05pt;width:88pt;height:1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sidR="00F309ED">
        <w:rPr>
          <w:noProof/>
        </w:rPr>
        <w:drawing>
          <wp:inline distT="0" distB="0" distL="0" distR="0" wp14:anchorId="6DDA0BFB" wp14:editId="610A7D24">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340D5" w:rsidRDefault="000340D5" w:rsidP="00C71C35"/>
    <w:p w:rsidR="000340D5" w:rsidRDefault="00F309ED" w:rsidP="00C71C35">
      <w:r>
        <w:t>Parallel flash loader has been changed in the CPLD</w:t>
      </w:r>
      <w:r w:rsidR="00AF284B">
        <w:t xml:space="preserve"> project to look for the FPGA image in flash from a certain offset. </w:t>
      </w:r>
      <w:r>
        <w:t xml:space="preserve">PFL also looks for option bits </w:t>
      </w:r>
      <w:r w:rsidR="00AF284B">
        <w:t>at a certain offset</w:t>
      </w:r>
      <w:r>
        <w:t xml:space="preserve">. This hard coding of addresses makes the system more robust. It also allows you to verify </w:t>
      </w:r>
      <w:r w:rsidR="00AF284B">
        <w:t xml:space="preserve">the </w:t>
      </w:r>
      <w:r>
        <w:t xml:space="preserve">FPGA image in the flash using the programmer. </w:t>
      </w:r>
    </w:p>
    <w:p w:rsidR="00F309ED" w:rsidRDefault="00F309ED" w:rsidP="00C71C35">
      <w:r>
        <w:t xml:space="preserve">Important check boxes. </w:t>
      </w:r>
    </w:p>
    <w:p w:rsidR="00F309ED" w:rsidRDefault="00F309ED" w:rsidP="00C71C35">
      <w:r>
        <w:t>Configuration device: CFI_128Mb 1-bit Passive Serial.</w:t>
      </w:r>
    </w:p>
    <w:p w:rsidR="00082609" w:rsidRDefault="00082609" w:rsidP="00C71C35">
      <w:r>
        <w:t xml:space="preserve">Note the odd choice of CFI_128Mb, when the actual chip is a QSPI_128Mb. This is explained by Altera here: </w:t>
      </w:r>
      <w:hyperlink r:id="rId16" w:history="1">
        <w:r w:rsidRPr="00886C7B">
          <w:rPr>
            <w:rStyle w:val="Hyperlink"/>
          </w:rPr>
          <w:t>https://www.altera.com/support/support-resources/knowledge-base/solutions/rd05082012_592.html</w:t>
        </w:r>
      </w:hyperlink>
    </w:p>
    <w:p w:rsidR="00AF362F" w:rsidRDefault="00AF362F" w:rsidP="00C71C35">
      <w:r>
        <w:t xml:space="preserve">Check the name and location of your </w:t>
      </w:r>
      <w:proofErr w:type="spellStart"/>
      <w:r>
        <w:t>output.pof</w:t>
      </w:r>
      <w:proofErr w:type="spellEnd"/>
      <w:r>
        <w:t xml:space="preserve"> file. </w:t>
      </w:r>
    </w:p>
    <w:p w:rsidR="00AF362F" w:rsidRDefault="00AF284B" w:rsidP="00C71C35">
      <w:r>
        <w:t xml:space="preserve">Add the </w:t>
      </w:r>
      <w:proofErr w:type="gramStart"/>
      <w:r>
        <w:t>FPGA .SOF</w:t>
      </w:r>
      <w:proofErr w:type="gramEnd"/>
      <w:r>
        <w:t xml:space="preserve"> to the </w:t>
      </w:r>
      <w:r w:rsidR="00AF362F">
        <w:t xml:space="preserve">.POF by double clicking the SOF_DATA Page_0. Browse to </w:t>
      </w:r>
      <w:r w:rsidR="005517AE">
        <w:t xml:space="preserve">where </w:t>
      </w:r>
      <w:proofErr w:type="gramStart"/>
      <w:r w:rsidR="00AF362F">
        <w:t>the .SOF</w:t>
      </w:r>
      <w:proofErr w:type="gramEnd"/>
      <w:r w:rsidR="00AF362F">
        <w:t xml:space="preserve"> image </w:t>
      </w:r>
      <w:r w:rsidR="005517AE">
        <w:t xml:space="preserve">was </w:t>
      </w:r>
      <w:r w:rsidR="00AF362F">
        <w:t xml:space="preserve">compiled. </w:t>
      </w:r>
    </w:p>
    <w:p w:rsidR="00AF362F" w:rsidRDefault="00AF362F" w:rsidP="00C71C35">
      <w:r>
        <w:t xml:space="preserve">We now change where in the POF this image will be offset. </w:t>
      </w:r>
    </w:p>
    <w:p w:rsidR="00AF362F" w:rsidRDefault="00082609" w:rsidP="00C71C35">
      <w:r>
        <w:t>C</w:t>
      </w:r>
      <w:r w:rsidR="00AF362F">
        <w:t>lick t</w:t>
      </w:r>
      <w:r>
        <w:t xml:space="preserve">he SOF DATA and hit properties off to the right. </w:t>
      </w:r>
    </w:p>
    <w:p w:rsidR="00F309ED" w:rsidRDefault="00AF362F" w:rsidP="00C71C35">
      <w:r>
        <w:rPr>
          <w:noProof/>
        </w:rPr>
        <w:lastRenderedPageBreak/>
        <w:drawing>
          <wp:inline distT="0" distB="0" distL="0" distR="0" wp14:anchorId="37C21869" wp14:editId="1C7BA1B8">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3781425"/>
                    </a:xfrm>
                    <a:prstGeom prst="rect">
                      <a:avLst/>
                    </a:prstGeom>
                  </pic:spPr>
                </pic:pic>
              </a:graphicData>
            </a:graphic>
          </wp:inline>
        </w:drawing>
      </w:r>
      <w:r w:rsidR="00AF284B">
        <w:t xml:space="preserve"> </w:t>
      </w:r>
    </w:p>
    <w:p w:rsidR="00AF362F" w:rsidRDefault="00AF362F" w:rsidP="00C71C35">
      <w:r>
        <w:br/>
        <w:t>Change the address mode to “start”</w:t>
      </w:r>
    </w:p>
    <w:p w:rsidR="00AF362F" w:rsidRDefault="00AF362F" w:rsidP="00C71C35">
      <w:r>
        <w:t>Change the offset to 0x40_0000. This location is coded in</w:t>
      </w:r>
      <w:r w:rsidR="00082609">
        <w:t>to</w:t>
      </w:r>
      <w:r>
        <w:t xml:space="preserve"> the option bits of the POF image. The PFL IP is not aware of this location. It looks to the option bits which then point to this location. </w:t>
      </w:r>
    </w:p>
    <w:p w:rsidR="00AF362F" w:rsidRDefault="00AF362F" w:rsidP="00C71C35">
      <w:r>
        <w:t xml:space="preserve">Now click the “Options/Boot Info…” in the main convert screen. </w:t>
      </w:r>
    </w:p>
    <w:p w:rsidR="00AF362F" w:rsidRDefault="00AF362F" w:rsidP="00C71C35">
      <w:r>
        <w:rPr>
          <w:noProof/>
        </w:rPr>
        <w:drawing>
          <wp:inline distT="0" distB="0" distL="0" distR="0" wp14:anchorId="270C19C0" wp14:editId="62BE756B">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266825"/>
                    </a:xfrm>
                    <a:prstGeom prst="rect">
                      <a:avLst/>
                    </a:prstGeom>
                  </pic:spPr>
                </pic:pic>
              </a:graphicData>
            </a:graphic>
          </wp:inline>
        </w:drawing>
      </w:r>
    </w:p>
    <w:p w:rsidR="00AF362F" w:rsidRDefault="00AF362F" w:rsidP="00C71C35">
      <w:r>
        <w:t xml:space="preserve">Change the option bits so that the reside at 0x30_0000 in the POF. This address is coded into the PFL </w:t>
      </w:r>
      <w:r w:rsidR="00082609">
        <w:t xml:space="preserve">IP loaded into the CPLD image. </w:t>
      </w:r>
    </w:p>
    <w:p w:rsidR="00AF362F" w:rsidRDefault="00AF362F" w:rsidP="00C71C35">
      <w:r>
        <w:t>Hit Generate in the main window. The PO</w:t>
      </w:r>
      <w:r w:rsidR="00082609">
        <w:t>F</w:t>
      </w:r>
      <w:r>
        <w:t xml:space="preserve"> is no</w:t>
      </w:r>
      <w:r w:rsidR="00082609">
        <w:t>w</w:t>
      </w:r>
      <w:r>
        <w:t xml:space="preserve"> ready to be loaded to flash. </w:t>
      </w:r>
    </w:p>
    <w:p w:rsidR="00AF362F" w:rsidRDefault="00AF362F" w:rsidP="00C71C35">
      <w:r>
        <w:t xml:space="preserve">In the </w:t>
      </w:r>
      <w:proofErr w:type="spellStart"/>
      <w:r>
        <w:t>Quartus</w:t>
      </w:r>
      <w:proofErr w:type="spellEnd"/>
      <w:r>
        <w:t xml:space="preserve"> programmer, program the POF to the flash. </w:t>
      </w:r>
    </w:p>
    <w:p w:rsidR="00AF362F" w:rsidRDefault="00AF362F" w:rsidP="00C71C35"/>
    <w:p w:rsidR="00AF362F" w:rsidRDefault="00AF362F" w:rsidP="00C71C35">
      <w:pPr>
        <w:rPr>
          <w:noProof/>
        </w:rPr>
      </w:pPr>
    </w:p>
    <w:p w:rsidR="00AF362F" w:rsidRDefault="00AF362F" w:rsidP="00C71C35">
      <w:r>
        <w:rPr>
          <w:noProof/>
        </w:rPr>
        <w:lastRenderedPageBreak/>
        <w:drawing>
          <wp:inline distT="0" distB="0" distL="0" distR="0" wp14:anchorId="77C62990" wp14:editId="58E19246">
            <wp:extent cx="5819775" cy="3347076"/>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868" b="44087"/>
                    <a:stretch/>
                  </pic:blipFill>
                  <pic:spPr bwMode="auto">
                    <a:xfrm>
                      <a:off x="0" y="0"/>
                      <a:ext cx="5823770" cy="3349373"/>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AF362F" w:rsidRDefault="00AF362F" w:rsidP="00C71C35">
      <w:r>
        <w:t xml:space="preserve">Program the </w:t>
      </w:r>
      <w:r w:rsidR="00B42B8E">
        <w:t xml:space="preserve">QSPI_128Mb with the POF. Check the Page_0 and OPTION_BITS. </w:t>
      </w:r>
    </w:p>
    <w:p w:rsidR="00B42B8E" w:rsidRDefault="00B42B8E" w:rsidP="00C71C35">
      <w:r>
        <w:t xml:space="preserve">Now verify the image in flash. This can be done by checking the Verify boxes next to the QSPI_128Mb. Press “start”. The PAGE and Option Bits should both verify successfully. Hard-coding the option bits and SOF page allow this to be done. </w:t>
      </w:r>
      <w:r w:rsidR="00082609">
        <w:t xml:space="preserve"> </w:t>
      </w:r>
    </w:p>
    <w:p w:rsidR="00B42B8E" w:rsidRDefault="00B42B8E" w:rsidP="00C71C35"/>
    <w:p w:rsidR="00B42B8E" w:rsidRDefault="00B42B8E" w:rsidP="00C71C35">
      <w:pPr>
        <w:rPr>
          <w:noProof/>
        </w:rPr>
      </w:pPr>
    </w:p>
    <w:p w:rsidR="00B42B8E" w:rsidRDefault="00B42B8E" w:rsidP="00C71C35">
      <w:r>
        <w:rPr>
          <w:noProof/>
        </w:rPr>
        <w:lastRenderedPageBreak/>
        <w:drawing>
          <wp:inline distT="0" distB="0" distL="0" distR="0" wp14:anchorId="472435F3" wp14:editId="43B7BF99">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C71C35"/>
    <w:p w:rsidR="00B42B8E" w:rsidRDefault="00B42B8E" w:rsidP="00C71C35"/>
    <w:p w:rsidR="00082609" w:rsidRDefault="00082609" w:rsidP="00B42B8E">
      <w:pPr>
        <w:rPr>
          <w:b/>
        </w:rPr>
      </w:pPr>
    </w:p>
    <w:p w:rsidR="00B42B8E" w:rsidRDefault="00B42B8E" w:rsidP="00B42B8E">
      <w:pPr>
        <w:rPr>
          <w:b/>
        </w:rPr>
      </w:pPr>
      <w:r w:rsidRPr="00B42B8E">
        <w:rPr>
          <w:b/>
        </w:rPr>
        <w:t xml:space="preserve">4)Booting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t xml:space="preserve">The </w:t>
      </w:r>
      <w:proofErr w:type="spellStart"/>
      <w:r>
        <w:t>git</w:t>
      </w:r>
      <w:proofErr w:type="spellEnd"/>
      <w:r>
        <w:t xml:space="preserve"> directory of interest is:</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p>
    <w:p w:rsidR="00F309ED" w:rsidRDefault="00374679" w:rsidP="00F309ED">
      <w:r>
        <w:tab/>
        <w:t>Used for loading FPGA from Flash on Boot and Normal Operation</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proofErr w:type="spellStart"/>
      <w:r>
        <w:t>set_global_assignment</w:t>
      </w:r>
      <w:proofErr w:type="spellEnd"/>
      <w:r>
        <w:t xml:space="preserve"> -name VHDL_FILE ../../</w:t>
      </w:r>
      <w:proofErr w:type="spellStart"/>
      <w:r>
        <w:t>MainCollar</w:t>
      </w:r>
      <w:proofErr w:type="spellEnd"/>
      <w:r>
        <w:t>/General/</w:t>
      </w:r>
      <w:proofErr w:type="spellStart"/>
      <w:r>
        <w:t>Utilities_pkg.vhd</w:t>
      </w:r>
      <w:proofErr w:type="spellEnd"/>
    </w:p>
    <w:p w:rsidR="003D19B7" w:rsidRDefault="003D19B7" w:rsidP="003D19B7">
      <w:pPr>
        <w:spacing w:after="0" w:line="240" w:lineRule="auto"/>
      </w:pPr>
      <w:proofErr w:type="spellStart"/>
      <w:r>
        <w:t>set_global_assignment</w:t>
      </w:r>
      <w:proofErr w:type="spellEnd"/>
      <w:r>
        <w:t xml:space="preserve"> -name VHDL_FILE </w:t>
      </w:r>
      <w:proofErr w:type="spellStart"/>
      <w:r>
        <w:t>AudioRecordingCollarCPLD_TopLevel.vhd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PC_StatusControl_pkg.vhd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StatCtlSPI.vhd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PC_UFM.vhd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PFL.qip</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PowerController.vhd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InternalFlash.qip</w:t>
      </w:r>
      <w:proofErr w:type="spellEnd"/>
    </w:p>
    <w:p w:rsidR="00AF284B" w:rsidRDefault="00AF284B" w:rsidP="00F309ED">
      <w:pPr>
        <w:spacing w:after="0" w:line="240" w:lineRule="auto"/>
      </w:pPr>
    </w:p>
    <w:p w:rsidR="00AF284B" w:rsidRDefault="00AF284B" w:rsidP="00F309ED">
      <w:pPr>
        <w:spacing w:after="0" w:line="240" w:lineRule="auto"/>
      </w:pPr>
      <w:r>
        <w:lastRenderedPageBreak/>
        <w:t xml:space="preserve">Again copy </w:t>
      </w:r>
      <w:proofErr w:type="gramStart"/>
      <w:r>
        <w:t>the .</w:t>
      </w:r>
      <w:proofErr w:type="spellStart"/>
      <w:r>
        <w:t>tcl</w:t>
      </w:r>
      <w:proofErr w:type="spellEnd"/>
      <w:proofErr w:type="gramEnd"/>
      <w:r>
        <w:t xml:space="preserve"> scripts from the </w:t>
      </w:r>
      <w:proofErr w:type="spellStart"/>
      <w:r>
        <w:t>QuartusII</w:t>
      </w:r>
      <w:proofErr w:type="spellEnd"/>
      <w:r>
        <w:t xml:space="preserve"> directory. </w:t>
      </w:r>
    </w:p>
    <w:p w:rsidR="00AF284B" w:rsidRDefault="00AF284B" w:rsidP="00F309ED">
      <w:pPr>
        <w:spacing w:after="0" w:line="240" w:lineRule="auto"/>
      </w:pPr>
    </w:p>
    <w:p w:rsidR="00AF284B" w:rsidRDefault="00AF284B" w:rsidP="00F309ED">
      <w:pPr>
        <w:spacing w:after="0" w:line="240" w:lineRule="auto"/>
      </w:pPr>
      <w:r>
        <w:t xml:space="preserve">This 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EC71FB" w:rsidRDefault="00EC71FB" w:rsidP="00F309ED">
      <w:pPr>
        <w:spacing w:after="0" w:line="240" w:lineRule="auto"/>
      </w:pPr>
    </w:p>
    <w:p w:rsidR="00B42B8E" w:rsidRDefault="00EC71FB" w:rsidP="00F309ED">
      <w:pPr>
        <w:spacing w:after="0" w:line="240" w:lineRule="auto"/>
      </w:pPr>
      <w:r>
        <w:t xml:space="preserve">The project should compile now. </w:t>
      </w:r>
    </w:p>
    <w:p w:rsidR="00EC71FB" w:rsidRDefault="00EC71FB" w:rsidP="00F309ED">
      <w:pPr>
        <w:spacing w:after="0" w:line="240" w:lineRule="auto"/>
      </w:pPr>
    </w:p>
    <w:p w:rsidR="00EC71FB" w:rsidRDefault="00EC71FB" w:rsidP="00F309ED">
      <w:pPr>
        <w:spacing w:after="0" w:line="240" w:lineRule="auto"/>
      </w:pPr>
      <w:r>
        <w:t xml:space="preserve">In the </w:t>
      </w:r>
      <w:proofErr w:type="spellStart"/>
      <w:r>
        <w:t>Quartus</w:t>
      </w:r>
      <w:proofErr w:type="spellEnd"/>
      <w:r>
        <w:t xml:space="preserve">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EC71FB" w:rsidRDefault="00EC71FB" w:rsidP="00F309ED">
      <w:pPr>
        <w:spacing w:after="0" w:line="240" w:lineRule="auto"/>
      </w:pPr>
      <w:r>
        <w:rPr>
          <w:noProof/>
        </w:rPr>
        <w:drawing>
          <wp:inline distT="0" distB="0" distL="0" distR="0" wp14:anchorId="739F698E" wp14:editId="7AD9B523">
            <wp:extent cx="5943600" cy="3003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874"/>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F309ED" w:rsidRDefault="00EC71FB" w:rsidP="00F309ED">
      <w:r>
        <w:t xml:space="preserve">The POF is programmed to the CPLD (5M570ZT100) by checking the Program/Configure CFM boxes. </w:t>
      </w:r>
    </w:p>
    <w:p w:rsidR="00EC71FB" w:rsidRDefault="00EC71FB" w:rsidP="00F309ED"/>
    <w:p w:rsidR="00EC71FB" w:rsidRDefault="00EC71FB" w:rsidP="00F309ED">
      <w:r>
        <w:t xml:space="preserve">Now the CPLD needs to be rebooted. </w:t>
      </w:r>
      <w:r w:rsidR="00082609">
        <w:t xml:space="preserve"> Remove and reapply power to the board. </w:t>
      </w:r>
    </w:p>
    <w:p w:rsidR="00EC71FB" w:rsidRDefault="00EC71FB" w:rsidP="00F309ED"/>
    <w:p w:rsidR="00EC71FB" w:rsidRDefault="00EC71FB" w:rsidP="00F309ED">
      <w:r>
        <w:t xml:space="preserve">Upon restart only the CPLD will be on. A </w:t>
      </w:r>
      <w:proofErr w:type="spellStart"/>
      <w:r>
        <w:t>force_startup</w:t>
      </w:r>
      <w:proofErr w:type="spellEnd"/>
      <w:r>
        <w:t xml:space="preserve"> line to the CPLD tell</w:t>
      </w:r>
      <w:r w:rsidR="00232022">
        <w:t>s</w:t>
      </w:r>
      <w:r>
        <w:t xml:space="preserve"> it to boot the FPGA. </w:t>
      </w:r>
      <w:r w:rsidR="00232022">
        <w:t xml:space="preserve">A </w:t>
      </w:r>
      <w:r>
        <w:t xml:space="preserve">low pulse on </w:t>
      </w:r>
      <w:proofErr w:type="spellStart"/>
      <w:r>
        <w:t>force_startup</w:t>
      </w:r>
      <w:proofErr w:type="spellEnd"/>
      <w:r>
        <w:t xml:space="preserve"> can be accomplished by </w:t>
      </w:r>
      <w:r w:rsidR="00232022">
        <w:t>momentarily</w:t>
      </w:r>
      <w:r>
        <w:t xml:space="preserve"> grounding the </w:t>
      </w:r>
      <w:proofErr w:type="spellStart"/>
      <w:r>
        <w:t>forced_start_n_to_cpld</w:t>
      </w:r>
      <w:proofErr w:type="spellEnd"/>
      <w:r>
        <w:t xml:space="preserve"> line. </w:t>
      </w:r>
    </w:p>
    <w:p w:rsidR="00EC71FB" w:rsidRDefault="00EC71FB" w:rsidP="00F309ED">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3517900</wp:posOffset>
                </wp:positionH>
                <wp:positionV relativeFrom="paragraph">
                  <wp:posOffset>6350</wp:posOffset>
                </wp:positionV>
                <wp:extent cx="1466850" cy="933450"/>
                <wp:effectExtent l="38100" t="19050" r="38100" b="57150"/>
                <wp:wrapNone/>
                <wp:docPr id="73" name="Straight Arrow Connector 73"/>
                <wp:cNvGraphicFramePr/>
                <a:graphic xmlns:a="http://schemas.openxmlformats.org/drawingml/2006/main">
                  <a:graphicData uri="http://schemas.microsoft.com/office/word/2010/wordprocessingShape">
                    <wps:wsp>
                      <wps:cNvCnPr/>
                      <wps:spPr>
                        <a:xfrm flipH="1">
                          <a:off x="0" y="0"/>
                          <a:ext cx="1466850" cy="9334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2E44B" id="Straight Arrow Connector 73" o:spid="_x0000_s1026" type="#_x0000_t32" style="position:absolute;margin-left:277pt;margin-top:.5pt;width:115.5pt;height:7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" strokecolor="red" strokeweight="4.5pt">
                <v:stroke endarrow="block" joinstyle="miter"/>
              </v:shape>
            </w:pict>
          </mc:Fallback>
        </mc:AlternateContent>
      </w:r>
      <w:r>
        <w:rPr>
          <w:noProof/>
        </w:rPr>
        <w:drawing>
          <wp:inline distT="0" distB="0" distL="0" distR="0" wp14:anchorId="3F89FA9C" wp14:editId="4FA89BE9">
            <wp:extent cx="5943600" cy="35179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7900"/>
                    </a:xfrm>
                    <a:prstGeom prst="rect">
                      <a:avLst/>
                    </a:prstGeom>
                  </pic:spPr>
                </pic:pic>
              </a:graphicData>
            </a:graphic>
          </wp:inline>
        </w:drawing>
      </w:r>
    </w:p>
    <w:p w:rsidR="00567F15" w:rsidRDefault="00567F15" w:rsidP="00567F15"/>
    <w:p w:rsidR="00567F15" w:rsidRDefault="00567F15" w:rsidP="00567F15"/>
    <w:p w:rsidR="00567F15" w:rsidRDefault="00EC71FB" w:rsidP="00567F15">
      <w:r>
        <w:t xml:space="preserve">When the CPLD alone is running current usage at the power supply should be ~.01 amps. When the FPGA_INIT image is booted, the current will rise to ~.09 amps. </w:t>
      </w:r>
    </w:p>
    <w:p w:rsidR="00EC71FB" w:rsidRDefault="00EC71FB" w:rsidP="00567F15">
      <w:r>
        <w:t>One can check that the image booted okay, by checking for the programmed counter on the GPIO_</w:t>
      </w:r>
      <w:proofErr w:type="gramStart"/>
      <w:r>
        <w:t>SEL(</w:t>
      </w:r>
      <w:proofErr w:type="gramEnd"/>
      <w:r>
        <w:t xml:space="preserve">0) line. </w:t>
      </w:r>
    </w:p>
    <w:p w:rsidR="00232022" w:rsidRDefault="00232022" w:rsidP="00567F15"/>
    <w:p w:rsidR="00232022" w:rsidRDefault="00232022" w:rsidP="00567F15">
      <w:pPr>
        <w:rPr>
          <w:noProof/>
        </w:rPr>
      </w:pPr>
    </w:p>
    <w:p w:rsidR="00232022" w:rsidRDefault="00232022" w:rsidP="00567F15">
      <w:r>
        <w:rPr>
          <w:noProof/>
        </w:rPr>
        <w:drawing>
          <wp:inline distT="0" distB="0" distL="0" distR="0" wp14:anchorId="201CA07B" wp14:editId="371D389D">
            <wp:extent cx="5943600" cy="990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2988"/>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EC71FB" w:rsidP="00567F15"/>
    <w:p w:rsidR="00EC71FB" w:rsidRDefault="00EC71FB" w:rsidP="00567F15">
      <w:r>
        <w:rPr>
          <w:noProof/>
        </w:rPr>
        <w:lastRenderedPageBreak/>
        <w:drawing>
          <wp:inline distT="0" distB="0" distL="0" distR="0" wp14:anchorId="40C137A2" wp14:editId="4132790B">
            <wp:extent cx="5943600" cy="35179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7900"/>
                    </a:xfrm>
                    <a:prstGeom prst="rect">
                      <a:avLst/>
                    </a:prstGeom>
                  </pic:spPr>
                </pic:pic>
              </a:graphicData>
            </a:graphic>
          </wp:inline>
        </w:drawing>
      </w:r>
    </w:p>
    <w:p w:rsidR="002A3011" w:rsidRDefault="002A3011" w:rsidP="00C71C35"/>
    <w:p w:rsidR="00595354" w:rsidRDefault="00595354" w:rsidP="00C71C35">
      <w:r>
        <w:t xml:space="preserve">The system is now ready to be programmed with another FPGA image of choice. You can add all the fancy stuff in the main FPGA directory. This includes the full collar system and the SDC timing systems. You could also just make your own prototyping FPGA images which interact with the device you choose.  </w:t>
      </w:r>
      <w:r w:rsidR="00107E26">
        <w:t xml:space="preserve">One can make use of the QSFs and </w:t>
      </w:r>
      <w:proofErr w:type="spellStart"/>
      <w:r w:rsidR="00107E26">
        <w:t>TopLevel.vhd</w:t>
      </w:r>
      <w:proofErr w:type="spellEnd"/>
      <w:r w:rsidR="00107E26">
        <w:t xml:space="preserve"> in the FPGA directory for a start.</w:t>
      </w:r>
    </w:p>
    <w:p w:rsidR="00595354" w:rsidRDefault="00595354" w:rsidP="00C71C35">
      <w:r>
        <w:t xml:space="preserve">A small amount of the collar system is required to supply power to devices. The CPLD must be told to turn on device X by the FPGA over an SPI bus. </w:t>
      </w:r>
    </w:p>
    <w:p w:rsidR="00107E26" w:rsidRDefault="00107E26" w:rsidP="00C71C35">
      <w:r>
        <w:t xml:space="preserve">This system can be instantiated (coming soon) or you can just jump power to your device past the switches. </w:t>
      </w:r>
    </w:p>
    <w:p w:rsidR="00595354" w:rsidRDefault="00595354" w:rsidP="00595354">
      <w:proofErr w:type="spellStart"/>
      <w:r w:rsidRPr="00567F15">
        <w:t>Source_Code</w:t>
      </w:r>
      <w:proofErr w:type="spellEnd"/>
      <w:r w:rsidRPr="00567F15">
        <w:t>\</w:t>
      </w:r>
      <w:proofErr w:type="spellStart"/>
      <w:r w:rsidRPr="00567F15">
        <w:t>DevBoard_PowerMonitor</w:t>
      </w:r>
      <w:proofErr w:type="spellEnd"/>
      <w:r w:rsidRPr="00567F15">
        <w:t>\</w:t>
      </w:r>
      <w:r>
        <w:t>FPGA</w:t>
      </w:r>
    </w:p>
    <w:p w:rsidR="00595354" w:rsidRDefault="00595354" w:rsidP="00595354">
      <w:r>
        <w:tab/>
        <w:t>Main FPGA JTAG programmed system. Top level instantiates collar.</w:t>
      </w:r>
    </w:p>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 xml:space="preserve">Of interest are the </w:t>
      </w:r>
      <w:proofErr w:type="spellStart"/>
      <w:r>
        <w:t>pullups</w:t>
      </w:r>
      <w:proofErr w:type="spellEnd"/>
      <w:r>
        <w:t xml:space="preserve"> on the following FPGA pins. The FPGA pin guidelines for the Cyclone V E series indicates these should all be pulled up. In the </w:t>
      </w:r>
      <w:proofErr w:type="spellStart"/>
      <w:r>
        <w:t>audiorecording_collar</w:t>
      </w:r>
      <w:proofErr w:type="spellEnd"/>
      <w:r>
        <w:t xml:space="preserve"> these </w:t>
      </w:r>
      <w:proofErr w:type="spellStart"/>
      <w:r>
        <w:t>pullups</w:t>
      </w:r>
      <w:proofErr w:type="spellEnd"/>
      <w:r>
        <w:t xml:space="preserve"> were added to the board design. In the </w:t>
      </w:r>
      <w:proofErr w:type="spellStart"/>
      <w:r>
        <w:t>devboard_powermonitor</w:t>
      </w:r>
      <w:proofErr w:type="spellEnd"/>
      <w:r>
        <w:t xml:space="preserve"> these </w:t>
      </w:r>
      <w:proofErr w:type="spellStart"/>
      <w:r>
        <w:t>pullups</w:t>
      </w:r>
      <w:proofErr w:type="spellEnd"/>
      <w:r>
        <w:t xml:space="preserve"> a</w:t>
      </w:r>
      <w:r w:rsidR="00AF284B">
        <w:t>re programmed into the CPLD image</w:t>
      </w:r>
      <w:r>
        <w:t xml:space="preserve">. These </w:t>
      </w:r>
      <w:r w:rsidR="00AF284B">
        <w:t>pins are all required to be pulled up and enabled for the CPLD to successfully configure the FPGA</w:t>
      </w:r>
      <w:r>
        <w:t xml:space="preserve">. In the </w:t>
      </w:r>
      <w:proofErr w:type="spellStart"/>
      <w:r>
        <w:t>audiorecording_collar</w:t>
      </w:r>
      <w:proofErr w:type="spellEnd"/>
      <w:r>
        <w:t xml:space="preserve">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F309ED" w:rsidRDefault="00F309ED" w:rsidP="00F309ED">
      <w:pPr>
        <w:spacing w:after="0" w:line="240" w:lineRule="auto"/>
      </w:pPr>
    </w:p>
    <w:p w:rsidR="00F309ED" w:rsidRDefault="00F309ED"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casebee1">
    <w15:presenceInfo w15:providerId="AD" w15:userId="S-1-5-21-62665781-247875009-941767090-178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340D5"/>
    <w:rsid w:val="00082609"/>
    <w:rsid w:val="00093517"/>
    <w:rsid w:val="000C0307"/>
    <w:rsid w:val="00107E26"/>
    <w:rsid w:val="001F65E8"/>
    <w:rsid w:val="00232022"/>
    <w:rsid w:val="002762B2"/>
    <w:rsid w:val="002A3011"/>
    <w:rsid w:val="002A5843"/>
    <w:rsid w:val="002E22E6"/>
    <w:rsid w:val="00374679"/>
    <w:rsid w:val="003B2BED"/>
    <w:rsid w:val="003D19B7"/>
    <w:rsid w:val="004410FF"/>
    <w:rsid w:val="004F5154"/>
    <w:rsid w:val="005517AE"/>
    <w:rsid w:val="00567F15"/>
    <w:rsid w:val="00595354"/>
    <w:rsid w:val="005D5BE6"/>
    <w:rsid w:val="00681030"/>
    <w:rsid w:val="00774F61"/>
    <w:rsid w:val="00831D26"/>
    <w:rsid w:val="008A384E"/>
    <w:rsid w:val="008D39AC"/>
    <w:rsid w:val="00A9208D"/>
    <w:rsid w:val="00AA4B1C"/>
    <w:rsid w:val="00AB469C"/>
    <w:rsid w:val="00AD076F"/>
    <w:rsid w:val="00AF284B"/>
    <w:rsid w:val="00AF362F"/>
    <w:rsid w:val="00B42B8E"/>
    <w:rsid w:val="00BA4A4F"/>
    <w:rsid w:val="00BB1E2E"/>
    <w:rsid w:val="00C11D05"/>
    <w:rsid w:val="00C35066"/>
    <w:rsid w:val="00C474D7"/>
    <w:rsid w:val="00C71C35"/>
    <w:rsid w:val="00C75F2A"/>
    <w:rsid w:val="00C96C96"/>
    <w:rsid w:val="00CA5576"/>
    <w:rsid w:val="00CC02FE"/>
    <w:rsid w:val="00E42444"/>
    <w:rsid w:val="00EC71FB"/>
    <w:rsid w:val="00F03E71"/>
    <w:rsid w:val="00F12379"/>
    <w:rsid w:val="00F309ED"/>
    <w:rsid w:val="00F3461A"/>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895AB"/>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 w:type="character" w:styleId="CommentReference">
    <w:name w:val="annotation reference"/>
    <w:basedOn w:val="DefaultParagraphFont"/>
    <w:uiPriority w:val="99"/>
    <w:semiHidden/>
    <w:unhideWhenUsed/>
    <w:rsid w:val="00F3461A"/>
    <w:rPr>
      <w:sz w:val="16"/>
      <w:szCs w:val="16"/>
    </w:rPr>
  </w:style>
  <w:style w:type="paragraph" w:styleId="CommentText">
    <w:name w:val="annotation text"/>
    <w:basedOn w:val="Normal"/>
    <w:link w:val="CommentTextChar"/>
    <w:uiPriority w:val="99"/>
    <w:semiHidden/>
    <w:unhideWhenUsed/>
    <w:rsid w:val="00F3461A"/>
    <w:pPr>
      <w:spacing w:line="240" w:lineRule="auto"/>
    </w:pPr>
    <w:rPr>
      <w:sz w:val="20"/>
      <w:szCs w:val="20"/>
    </w:rPr>
  </w:style>
  <w:style w:type="character" w:customStyle="1" w:styleId="CommentTextChar">
    <w:name w:val="Comment Text Char"/>
    <w:basedOn w:val="DefaultParagraphFont"/>
    <w:link w:val="CommentText"/>
    <w:uiPriority w:val="99"/>
    <w:semiHidden/>
    <w:rsid w:val="00F3461A"/>
    <w:rPr>
      <w:sz w:val="20"/>
      <w:szCs w:val="20"/>
    </w:rPr>
  </w:style>
  <w:style w:type="paragraph" w:styleId="CommentSubject">
    <w:name w:val="annotation subject"/>
    <w:basedOn w:val="CommentText"/>
    <w:next w:val="CommentText"/>
    <w:link w:val="CommentSubjectChar"/>
    <w:uiPriority w:val="99"/>
    <w:semiHidden/>
    <w:unhideWhenUsed/>
    <w:rsid w:val="00F3461A"/>
    <w:rPr>
      <w:b/>
      <w:bCs/>
    </w:rPr>
  </w:style>
  <w:style w:type="character" w:customStyle="1" w:styleId="CommentSubjectChar">
    <w:name w:val="Comment Subject Char"/>
    <w:basedOn w:val="CommentTextChar"/>
    <w:link w:val="CommentSubject"/>
    <w:uiPriority w:val="99"/>
    <w:semiHidden/>
    <w:rsid w:val="00F3461A"/>
    <w:rPr>
      <w:b/>
      <w:bCs/>
      <w:sz w:val="20"/>
      <w:szCs w:val="20"/>
    </w:rPr>
  </w:style>
  <w:style w:type="paragraph" w:styleId="BalloonText">
    <w:name w:val="Balloon Text"/>
    <w:basedOn w:val="Normal"/>
    <w:link w:val="BalloonTextChar"/>
    <w:uiPriority w:val="99"/>
    <w:semiHidden/>
    <w:unhideWhenUsed/>
    <w:rsid w:val="00F34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ltera.com/support/support-resources/knowledge-base/solutions/rd05082012_592.html"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C3D06-7CC9-4797-9345-2832AF4B1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18</Pages>
  <Words>1952</Words>
  <Characters>11128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23</cp:revision>
  <dcterms:created xsi:type="dcterms:W3CDTF">2016-04-01T18:28:00Z</dcterms:created>
  <dcterms:modified xsi:type="dcterms:W3CDTF">2016-04-18T19:18:00Z</dcterms:modified>
</cp:coreProperties>
</file>