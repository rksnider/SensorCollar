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50B" w:rsidRDefault="00C474D7">
      <w:pPr>
        <w:rPr>
          <w:b/>
        </w:rPr>
      </w:pPr>
      <w:r w:rsidRPr="002A3011">
        <w:rPr>
          <w:b/>
        </w:rPr>
        <w:t xml:space="preserve">Setting up the </w:t>
      </w:r>
      <w:proofErr w:type="spellStart"/>
      <w:r w:rsidR="0081550B">
        <w:rPr>
          <w:b/>
        </w:rPr>
        <w:t>AudioBoard</w:t>
      </w:r>
      <w:proofErr w:type="spellEnd"/>
    </w:p>
    <w:p w:rsidR="0081550B" w:rsidRPr="002A3011" w:rsidRDefault="003B063D">
      <w:pPr>
        <w:rPr>
          <w:b/>
        </w:rPr>
      </w:pPr>
      <w:r>
        <w:rPr>
          <w:b/>
        </w:rPr>
        <w:t>6_20</w:t>
      </w:r>
      <w:r w:rsidR="0081550B">
        <w:rPr>
          <w:b/>
        </w:rPr>
        <w:t>_2016.</w:t>
      </w:r>
    </w:p>
    <w:p w:rsidR="00C71C35" w:rsidRDefault="00B96339">
      <w:pPr>
        <w:rPr>
          <w:ins w:id="0" w:author="christopher.casebee1" w:date="2016-04-18T13:17:00Z"/>
        </w:rPr>
      </w:pPr>
      <w:r>
        <w:t xml:space="preserve">This is a work in progress tutorial on taking a new audio recording collar and building </w:t>
      </w:r>
      <w:r w:rsidR="00EA0351">
        <w:t>the full</w:t>
      </w:r>
      <w:r>
        <w:t xml:space="preserve"> system out of the GIT repo. </w:t>
      </w:r>
    </w:p>
    <w:p w:rsidR="004410FF" w:rsidRDefault="004410FF">
      <w:ins w:id="1" w:author="christopher.casebee1" w:date="2016-04-18T13:17:00Z">
        <w:r>
          <w:t xml:space="preserve">Tutorial Developed </w:t>
        </w:r>
      </w:ins>
      <w:r>
        <w:t xml:space="preserve">with </w:t>
      </w:r>
      <w:proofErr w:type="spellStart"/>
      <w:r>
        <w:t>Quartus</w:t>
      </w:r>
      <w:proofErr w:type="spellEnd"/>
      <w:r>
        <w:t xml:space="preserve"> 15.0.1 Build 150 06/03/2015 SJ Full Version. </w:t>
      </w:r>
    </w:p>
    <w:p w:rsidR="000301D5" w:rsidRDefault="00211EAA">
      <w:r>
        <w:t>It is recommended you proceed with 15.0.</w:t>
      </w:r>
    </w:p>
    <w:p w:rsidR="000301D5" w:rsidRDefault="000301D5">
      <w:proofErr w:type="spellStart"/>
      <w:r>
        <w:t>Todo</w:t>
      </w:r>
      <w:proofErr w:type="spellEnd"/>
      <w:r>
        <w:t xml:space="preserve">: </w:t>
      </w:r>
      <w:r w:rsidR="000E3BCB">
        <w:t xml:space="preserve">More </w:t>
      </w:r>
      <w:r>
        <w:t xml:space="preserve">detail added to the 100% full system compile. </w:t>
      </w:r>
    </w:p>
    <w:p w:rsidR="00C71C35" w:rsidRDefault="001F65E8">
      <w:r>
        <w:t>Sections.</w:t>
      </w:r>
    </w:p>
    <w:p w:rsidR="001F65E8" w:rsidRDefault="00DA6FBC" w:rsidP="00C71C35">
      <w:proofErr w:type="gramStart"/>
      <w:r>
        <w:t>1</w:t>
      </w:r>
      <w:r w:rsidR="001F65E8">
        <w:t>)Powering</w:t>
      </w:r>
      <w:proofErr w:type="gramEnd"/>
      <w:r w:rsidR="001F65E8">
        <w:t xml:space="preserve"> the</w:t>
      </w:r>
      <w:r w:rsidR="002A3011">
        <w:t xml:space="preserve"> </w:t>
      </w:r>
      <w:r w:rsidR="001F65E8">
        <w:t>Device.</w:t>
      </w:r>
    </w:p>
    <w:p w:rsidR="001F65E8" w:rsidRDefault="00DA6FBC">
      <w:proofErr w:type="gramStart"/>
      <w:r>
        <w:t>2</w:t>
      </w:r>
      <w:r w:rsidR="00C71C35">
        <w:t>)</w:t>
      </w:r>
      <w:r w:rsidR="001F65E8">
        <w:t>Programming</w:t>
      </w:r>
      <w:proofErr w:type="gramEnd"/>
      <w:r w:rsidR="001F65E8">
        <w:t xml:space="preserve"> the CPLD/FLASH</w:t>
      </w:r>
    </w:p>
    <w:p w:rsidR="002A3011" w:rsidRDefault="002A3011">
      <w:r>
        <w:tab/>
      </w:r>
      <w:r w:rsidR="00DA6FBC">
        <w:t>a</w:t>
      </w:r>
      <w:r>
        <w:t>) Programming correct images to CPLD and Flash</w:t>
      </w:r>
    </w:p>
    <w:p w:rsidR="00C474D7" w:rsidRDefault="001F65E8">
      <w:proofErr w:type="gramStart"/>
      <w:r>
        <w:t>4)</w:t>
      </w:r>
      <w:r w:rsidR="00BA4A4F">
        <w:t>Booting</w:t>
      </w:r>
      <w:proofErr w:type="gramEnd"/>
      <w:r w:rsidR="00BA4A4F">
        <w:t xml:space="preserve"> and </w:t>
      </w:r>
      <w:r w:rsidR="002A3011">
        <w:t>Programming the FPGA.</w:t>
      </w:r>
      <w:r w:rsidR="00C71C35">
        <w:t xml:space="preserve"> </w:t>
      </w:r>
    </w:p>
    <w:p w:rsidR="00B96339" w:rsidRPr="00B96339" w:rsidRDefault="00B96339">
      <w:pPr>
        <w:rPr>
          <w:b/>
        </w:rPr>
      </w:pPr>
      <w:r>
        <w:t>5)</w:t>
      </w:r>
      <w:r w:rsidRPr="00B96339">
        <w:rPr>
          <w:b/>
        </w:rPr>
        <w:t xml:space="preserve"> </w:t>
      </w:r>
      <w:r w:rsidRPr="00B96339">
        <w:t>Interpreting the Source Code Tree and Building the Full System</w:t>
      </w:r>
    </w:p>
    <w:p w:rsidR="0055513C" w:rsidRPr="0055513C" w:rsidRDefault="0055513C">
      <w:pPr>
        <w:rPr>
          <w:b/>
        </w:rPr>
      </w:pPr>
      <w:r>
        <w:rPr>
          <w:b/>
        </w:rPr>
        <w:t>1A</w:t>
      </w:r>
      <w:r w:rsidRPr="001F65E8">
        <w:rPr>
          <w:b/>
        </w:rPr>
        <w:t>)</w:t>
      </w:r>
      <w:r>
        <w:rPr>
          <w:b/>
        </w:rPr>
        <w:t xml:space="preserve"> </w:t>
      </w:r>
      <w:r w:rsidRPr="0055513C">
        <w:rPr>
          <w:b/>
        </w:rPr>
        <w:t>Powering the Device.</w:t>
      </w:r>
    </w:p>
    <w:p w:rsidR="004F0B08" w:rsidRDefault="0055513C">
      <w:r>
        <w:t xml:space="preserve">A solder bridge is used to route power from the ESH_AUX_VCC input pin of the 10 pin connector onto the PWR_MAIN bus. ESH_AUX_VCC </w:t>
      </w:r>
      <w:r w:rsidR="00984646">
        <w:t>normally</w:t>
      </w:r>
      <w:r>
        <w:t xml:space="preserve"> routes to the audio recording collar daughter board where it is input to the solar controller before coming b</w:t>
      </w:r>
      <w:r w:rsidR="00984646">
        <w:t>ack to the main board. Jumping allows</w:t>
      </w:r>
      <w:r>
        <w:t xml:space="preserve"> us to power the main board without a sensor board attached. We can keep the jumper throughout development, even with a sensor board attached. </w:t>
      </w:r>
      <w:r w:rsidR="004E0CF1">
        <w:t xml:space="preserve">The jumper is J4 located on the back of the board. </w:t>
      </w:r>
    </w:p>
    <w:p w:rsidR="002B0324" w:rsidRDefault="002B0324">
      <w:r>
        <w:t xml:space="preserve">The </w:t>
      </w:r>
      <w:proofErr w:type="spellStart"/>
      <w:r>
        <w:t>force_start</w:t>
      </w:r>
      <w:proofErr w:type="spellEnd"/>
      <w:r>
        <w:t xml:space="preserve"> switch on the interface board</w:t>
      </w:r>
      <w:r w:rsidR="008B4F24">
        <w:t xml:space="preserve"> (S2)</w:t>
      </w:r>
      <w:r>
        <w:t xml:space="preserve"> must be switched </w:t>
      </w:r>
      <w:r w:rsidR="00984646">
        <w:t xml:space="preserve">on </w:t>
      </w:r>
      <w:r>
        <w:t xml:space="preserve">to pull up JTAG. If the </w:t>
      </w:r>
      <w:proofErr w:type="spellStart"/>
      <w:r w:rsidR="00984646">
        <w:t>force_start</w:t>
      </w:r>
      <w:proofErr w:type="spellEnd"/>
      <w:r>
        <w:t xml:space="preserve"> switch output is not on JTAG through the interface board will not work. </w:t>
      </w:r>
    </w:p>
    <w:p w:rsidR="004E0CF1" w:rsidRDefault="004E0CF1">
      <w:pPr>
        <w:rPr>
          <w:noProof/>
        </w:rPr>
      </w:pPr>
    </w:p>
    <w:p w:rsidR="004E0CF1" w:rsidRDefault="004E0CF1">
      <w:r>
        <w:rPr>
          <w:noProof/>
        </w:rPr>
        <mc:AlternateContent>
          <mc:Choice Requires="wps">
            <w:drawing>
              <wp:anchor distT="0" distB="0" distL="114300" distR="114300" simplePos="0" relativeHeight="251694080" behindDoc="0" locked="0" layoutInCell="1" allowOverlap="1">
                <wp:simplePos x="0" y="0"/>
                <wp:positionH relativeFrom="column">
                  <wp:posOffset>2676525</wp:posOffset>
                </wp:positionH>
                <wp:positionV relativeFrom="paragraph">
                  <wp:posOffset>84455</wp:posOffset>
                </wp:positionV>
                <wp:extent cx="2162175" cy="676275"/>
                <wp:effectExtent l="38100" t="19050" r="28575" b="85725"/>
                <wp:wrapNone/>
                <wp:docPr id="22" name="Straight Arrow Connector 22"/>
                <wp:cNvGraphicFramePr/>
                <a:graphic xmlns:a="http://schemas.openxmlformats.org/drawingml/2006/main">
                  <a:graphicData uri="http://schemas.microsoft.com/office/word/2010/wordprocessingShape">
                    <wps:wsp>
                      <wps:cNvCnPr/>
                      <wps:spPr>
                        <a:xfrm flipH="1">
                          <a:off x="0" y="0"/>
                          <a:ext cx="2162175" cy="6762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49D2E06C" id="_x0000_t32" coordsize="21600,21600" o:spt="32" o:oned="t" path="m,l21600,21600e" filled="f">
                <v:path arrowok="t" fillok="f" o:connecttype="none"/>
                <o:lock v:ext="edit" shapetype="t"/>
              </v:shapetype>
              <v:shape id="Straight Arrow Connector 22" o:spid="_x0000_s1026" type="#_x0000_t32" style="position:absolute;margin-left:210.75pt;margin-top:6.65pt;width:170.25pt;height:53.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" strokecolor="red" strokeweight="4.5pt">
                <v:stroke endarrow="block" joinstyle="miter"/>
              </v:shape>
            </w:pict>
          </mc:Fallback>
        </mc:AlternateContent>
      </w:r>
      <w:r>
        <w:rPr>
          <w:noProof/>
        </w:rPr>
        <w:drawing>
          <wp:inline distT="0" distB="0" distL="0" distR="0" wp14:anchorId="096923F8" wp14:editId="77320B72">
            <wp:extent cx="5944715"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713" t="10919" r="8974" b="66273"/>
                    <a:stretch/>
                  </pic:blipFill>
                  <pic:spPr bwMode="auto">
                    <a:xfrm>
                      <a:off x="0" y="0"/>
                      <a:ext cx="5946624" cy="1934196"/>
                    </a:xfrm>
                    <a:prstGeom prst="rect">
                      <a:avLst/>
                    </a:prstGeom>
                    <a:ln>
                      <a:noFill/>
                    </a:ln>
                    <a:extLst>
                      <a:ext uri="{53640926-AAD7-44D8-BBD7-CCE9431645EC}">
                        <a14:shadowObscured xmlns:a14="http://schemas.microsoft.com/office/drawing/2010/main"/>
                      </a:ext>
                    </a:extLst>
                  </pic:spPr>
                </pic:pic>
              </a:graphicData>
            </a:graphic>
          </wp:inline>
        </w:drawing>
      </w:r>
    </w:p>
    <w:p w:rsidR="002762B2" w:rsidRDefault="000F60D7" w:rsidP="00C71C35">
      <w:r>
        <w:t>An interface board is used to program the audio recording collar stack.</w:t>
      </w:r>
    </w:p>
    <w:p w:rsidR="000F60D7" w:rsidRDefault="000F60D7" w:rsidP="00C71C35">
      <w:r>
        <w:t>To program</w:t>
      </w:r>
      <w:r w:rsidR="00984646">
        <w:t>,</w:t>
      </w:r>
      <w:r>
        <w:t xml:space="preserve"> connect a USB Blaster to the interface board. </w:t>
      </w:r>
    </w:p>
    <w:p w:rsidR="00DA6FBC" w:rsidRDefault="000F60D7" w:rsidP="00C71C35">
      <w:r>
        <w:lastRenderedPageBreak/>
        <w:t xml:space="preserve">The </w:t>
      </w:r>
      <w:r w:rsidR="00DA6FBC">
        <w:t xml:space="preserve">Blaster ribbon cables sits away from the board. </w:t>
      </w:r>
    </w:p>
    <w:p w:rsidR="00267630" w:rsidRDefault="004F0B08" w:rsidP="00C71C35">
      <w:r>
        <w:t xml:space="preserve">The interface board setup also includes a ribbon cable going to </w:t>
      </w:r>
      <w:r w:rsidR="0002648A">
        <w:t>a USB</w:t>
      </w:r>
      <w:r>
        <w:t xml:space="preserve"> 3.0 connector which interfaces with the collar board. Pin 1 is designated on the boards throughout. The ribbon cable pin 1 stripes should be matched everywhere. </w:t>
      </w:r>
    </w:p>
    <w:p w:rsidR="00DA6FBC" w:rsidRDefault="00DA6FBC" w:rsidP="00C71C35">
      <w:r>
        <w:t>The interface board and the audio recording collar stack can be powered using 4.1V on the VCC pin of the EXT SERIAL header of the interface board. Connect ground from the supply as well to the GND pin of the EXT SERIAL header. The current limit should always be set to low (~100mA) to test for shorts in the system initially. After the shorts have been ruled out, current limiting ca</w:t>
      </w:r>
      <w:r w:rsidR="00984646">
        <w:t>n</w:t>
      </w:r>
      <w:r>
        <w:t xml:space="preserve"> be set higher (~500mA) to properly power the system. </w:t>
      </w:r>
    </w:p>
    <w:p w:rsidR="000F60D7" w:rsidRDefault="00DA6FBC" w:rsidP="00C71C35">
      <w:r>
        <w:t xml:space="preserve">A full system with FPGA powered can consume 100mA idling. Current spikes can reach up about 200mA and greater. </w:t>
      </w:r>
    </w:p>
    <w:p w:rsidR="00857667" w:rsidRDefault="00857667" w:rsidP="00C71C35">
      <w:r>
        <w:t xml:space="preserve">No </w:t>
      </w:r>
      <w:r w:rsidR="00DA6FBC">
        <w:t xml:space="preserve">physical </w:t>
      </w:r>
      <w:r>
        <w:t xml:space="preserve">modifications to the board are needed to get </w:t>
      </w:r>
      <w:r w:rsidR="00DA6FBC">
        <w:t xml:space="preserve">a CPLD image booting the FPGA. </w:t>
      </w:r>
    </w:p>
    <w:p w:rsidR="00857667" w:rsidRDefault="00857667" w:rsidP="00C71C35">
      <w:r>
        <w:t>Star</w:t>
      </w:r>
      <w:r w:rsidR="00DA6FBC">
        <w:t>t with the CPLD_INIT directory of the GIT repository.</w:t>
      </w:r>
    </w:p>
    <w:p w:rsidR="00374679" w:rsidRDefault="00DA6FBC" w:rsidP="00374679">
      <w:pPr>
        <w:rPr>
          <w:b/>
        </w:rPr>
      </w:pPr>
      <w:r>
        <w:rPr>
          <w:b/>
        </w:rPr>
        <w:t>2A</w:t>
      </w:r>
      <w:r w:rsidR="00374679" w:rsidRPr="001F65E8">
        <w:rPr>
          <w:b/>
        </w:rPr>
        <w:t>)</w:t>
      </w:r>
      <w:r w:rsidR="00374679">
        <w:rPr>
          <w:b/>
        </w:rPr>
        <w:t xml:space="preserve"> Programming the CPLD/FLASH</w:t>
      </w:r>
    </w:p>
    <w:p w:rsidR="00374679" w:rsidRDefault="00374679" w:rsidP="00374679">
      <w:proofErr w:type="spellStart"/>
      <w:r w:rsidRPr="00567F15">
        <w:t>Source_Code</w:t>
      </w:r>
      <w:proofErr w:type="spellEnd"/>
      <w:r w:rsidRPr="00567F15">
        <w:t>\</w:t>
      </w:r>
      <w:proofErr w:type="spellStart"/>
      <w:r w:rsidR="00857667" w:rsidRPr="00857667">
        <w:t>AudioRecordingCollar</w:t>
      </w:r>
      <w:proofErr w:type="spellEnd"/>
      <w:r w:rsidR="00857667" w:rsidRPr="00857667">
        <w:t>\</w:t>
      </w:r>
      <w:proofErr w:type="spellStart"/>
      <w:r w:rsidR="00857667" w:rsidRPr="00857667">
        <w:t>CPLD_Init</w:t>
      </w:r>
      <w:proofErr w:type="spellEnd"/>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r w:rsidR="00857667" w:rsidRPr="00857667">
        <w:t>AudioRecordingCollarCPLDInit</w:t>
      </w:r>
      <w:r w:rsidRPr="00FC15C4">
        <w:t>_</w:t>
      </w:r>
      <w:proofErr w:type="gramStart"/>
      <w:r w:rsidRPr="00FC15C4">
        <w:t>IO.qsf</w:t>
      </w:r>
      <w:proofErr w:type="spellEnd"/>
      <w:r>
        <w:t xml:space="preserve">  and</w:t>
      </w:r>
      <w:proofErr w:type="gramEnd"/>
      <w:r>
        <w:t xml:space="preserve"> rename to </w:t>
      </w:r>
      <w:proofErr w:type="spellStart"/>
      <w:r w:rsidR="00857667" w:rsidRPr="00857667">
        <w:t>AudioRecordingCollarCPLDInit</w:t>
      </w:r>
      <w:r w:rsidRPr="00FC15C4">
        <w:t>.qsf</w:t>
      </w:r>
      <w:proofErr w:type="spellEnd"/>
    </w:p>
    <w:p w:rsidR="00FC15C4" w:rsidRDefault="00FC15C4" w:rsidP="00FC15C4">
      <w:r>
        <w:t>A note on the QSF file</w:t>
      </w:r>
      <w:r w:rsidR="00591E20">
        <w:t>s:</w:t>
      </w:r>
      <w:r>
        <w:t xml:space="preserve"> The </w:t>
      </w:r>
      <w:proofErr w:type="spellStart"/>
      <w:r w:rsidR="00857667">
        <w:t>git</w:t>
      </w:r>
      <w:proofErr w:type="spellEnd"/>
      <w:r w:rsidR="00857667">
        <w:t xml:space="preserve"> </w:t>
      </w:r>
      <w:r>
        <w:t xml:space="preserve">project attempts to keep the QSF which </w:t>
      </w:r>
      <w:proofErr w:type="spellStart"/>
      <w:r>
        <w:t>Quartus</w:t>
      </w:r>
      <w:proofErr w:type="spellEnd"/>
      <w:r>
        <w:t xml:space="preserve"> maintains apart from the QSF which defines the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820F9D" w:rsidRPr="0002648A" w:rsidRDefault="00820F9D" w:rsidP="00FC15C4">
      <w:pPr>
        <w:rPr>
          <w:b/>
        </w:rPr>
      </w:pPr>
      <w:r w:rsidRPr="002424F2">
        <w:rPr>
          <w:b/>
        </w:rPr>
        <w:t xml:space="preserve">This rename should be done before opening the project for the first time. </w:t>
      </w:r>
      <w:r w:rsidR="00970F43" w:rsidRPr="002424F2">
        <w:rPr>
          <w:b/>
        </w:rPr>
        <w:t xml:space="preserve"> This is important step. </w:t>
      </w:r>
    </w:p>
    <w:p w:rsidR="00857667" w:rsidRDefault="00374679" w:rsidP="00C71C35">
      <w:r>
        <w:t>Files need</w:t>
      </w:r>
      <w:r w:rsidR="00AF284B">
        <w:t>ed</w:t>
      </w:r>
      <w:r>
        <w:t xml:space="preserve"> for this stage</w:t>
      </w:r>
      <w:r w:rsidR="00DA6FBC">
        <w:t xml:space="preserv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0F60D7" w:rsidRDefault="00857667" w:rsidP="00374679">
      <w:proofErr w:type="spellStart"/>
      <w:r>
        <w:t>AudioRecordingCollarCPLDInit_TopLevel.vhd</w:t>
      </w:r>
      <w:proofErr w:type="spellEnd"/>
      <w:r>
        <w:t xml:space="preserve"> </w:t>
      </w:r>
    </w:p>
    <w:p w:rsidR="00007C5A" w:rsidRDefault="00007C5A" w:rsidP="00374679">
      <w:r>
        <w:t xml:space="preserve">Several Project wide .TCL scripts are needed. </w:t>
      </w:r>
      <w:r w:rsidR="00681030">
        <w:t xml:space="preserve">  These include </w:t>
      </w:r>
      <w:proofErr w:type="spellStart"/>
      <w:r w:rsidR="00681030">
        <w:t>at_compile_start</w:t>
      </w:r>
      <w:r w:rsidR="000301D5">
        <w:t>.tcl</w:t>
      </w:r>
      <w:proofErr w:type="spellEnd"/>
      <w:r w:rsidR="00591E20">
        <w:t xml:space="preserve"> and</w:t>
      </w:r>
      <w:r w:rsidR="00681030">
        <w:t xml:space="preserve"> </w:t>
      </w:r>
      <w:proofErr w:type="spellStart"/>
      <w:r w:rsidR="00681030">
        <w:t>set_vhdl_constants</w:t>
      </w:r>
      <w:r w:rsidR="000301D5">
        <w:t>.tcl</w:t>
      </w:r>
      <w:proofErr w:type="spellEnd"/>
      <w:r w:rsidR="00681030">
        <w:t>.</w:t>
      </w:r>
      <w:r w:rsidR="00591E20">
        <w:t xml:space="preserve"> These are found in the /</w:t>
      </w:r>
      <w:proofErr w:type="spellStart"/>
      <w:r w:rsidR="00591E20">
        <w:t>QuartusII</w:t>
      </w:r>
      <w:proofErr w:type="spellEnd"/>
      <w:r w:rsidR="00591E20">
        <w:t xml:space="preserve"> directory.</w:t>
      </w:r>
    </w:p>
    <w:p w:rsidR="00DA6FBC" w:rsidRDefault="00DA6FBC" w:rsidP="00374679">
      <w:r>
        <w:lastRenderedPageBreak/>
        <w:t xml:space="preserve">Of note is that the CPLD used on the audio recording collar IS different than the one used for the </w:t>
      </w:r>
      <w:proofErr w:type="spellStart"/>
      <w:r>
        <w:t>DevBoard</w:t>
      </w:r>
      <w:proofErr w:type="spellEnd"/>
      <w:r>
        <w:t xml:space="preserve"> Power Monitor. </w:t>
      </w:r>
      <w:r w:rsidR="000301D5">
        <w:t>Device name and part number is different for this CPLD.</w:t>
      </w:r>
      <w:r w:rsidR="00820F9D">
        <w:t xml:space="preserve"> This is handled in the QSF file. </w:t>
      </w:r>
    </w:p>
    <w:p w:rsidR="00007C5A" w:rsidRDefault="00007C5A" w:rsidP="00374679">
      <w:r>
        <w:t xml:space="preserve">Copy the TCL scripts from the GIT </w:t>
      </w:r>
      <w:proofErr w:type="spellStart"/>
      <w:r>
        <w:t>QuartusII</w:t>
      </w:r>
      <w:proofErr w:type="spellEnd"/>
      <w:r>
        <w:t xml:space="preserve"> directory to your working directory.</w:t>
      </w:r>
      <w:r w:rsidR="00681030">
        <w:t xml:space="preserve">  If one of these file is missing, check the </w:t>
      </w:r>
      <w:proofErr w:type="spellStart"/>
      <w:r w:rsidR="00681030" w:rsidRPr="00681030">
        <w:t>DevBoard_PowerMonitor</w:t>
      </w:r>
      <w:proofErr w:type="spellEnd"/>
      <w:r w:rsidR="00681030" w:rsidRPr="00681030">
        <w:t>\FPGA</w:t>
      </w:r>
      <w:r w:rsidR="00681030">
        <w:t xml:space="preserve"> directory.</w:t>
      </w:r>
      <w:r>
        <w:t xml:space="preserve">  </w:t>
      </w:r>
      <w:r w:rsidR="00F3461A">
        <w:t xml:space="preserve">Additionally, a log file must be created.  </w:t>
      </w:r>
      <w:r w:rsidR="00C96C96">
        <w:t xml:space="preserve">In the working directory, create a commit_timestamp.log file.  (Alternatively, a commit_timestamp.txt file can be used if the file name extension on line 34 of the </w:t>
      </w:r>
      <w:proofErr w:type="spellStart"/>
      <w:r w:rsidR="00C96C96">
        <w:t>at_compile_start.tcl</w:t>
      </w:r>
      <w:proofErr w:type="spellEnd"/>
      <w:r w:rsidR="00C96C96">
        <w:t xml:space="preserve"> file is changed)</w:t>
      </w:r>
    </w:p>
    <w:p w:rsidR="000C0307" w:rsidRDefault="00FC15C4" w:rsidP="00C35066">
      <w:r>
        <w:t xml:space="preserve">You should be able to compile now. A POF should now exist in the </w:t>
      </w:r>
      <w:proofErr w:type="spellStart"/>
      <w:r>
        <w:t>output_files</w:t>
      </w:r>
      <w:proofErr w:type="spellEnd"/>
      <w:r>
        <w:t xml:space="preserve"> directory. </w:t>
      </w:r>
    </w:p>
    <w:p w:rsidR="00820F9D" w:rsidRDefault="00820F9D" w:rsidP="00C35066">
      <w:r>
        <w:t xml:space="preserve">Before programming the CPLD check that the assignments did come in from the QSF file correctly. </w:t>
      </w:r>
    </w:p>
    <w:p w:rsidR="00B826E4" w:rsidRDefault="00B826E4" w:rsidP="00C35066">
      <w:r>
        <w:t xml:space="preserve">This can be done by opening the Assignments-&gt;Assignment Editor and checking for assignments. Verify the dialogue is not blank. </w:t>
      </w:r>
    </w:p>
    <w:p w:rsidR="00820F9D" w:rsidRDefault="00820F9D" w:rsidP="00C35066">
      <w:r>
        <w:t>Also double check the device type at this point</w:t>
      </w:r>
      <w:r w:rsidR="00B826E4">
        <w:t xml:space="preserve">. This CPLD is a </w:t>
      </w:r>
      <w:r w:rsidRPr="00820F9D">
        <w:t>5M570ZM100I5</w:t>
      </w:r>
    </w:p>
    <w:p w:rsidR="00820F9D" w:rsidRDefault="00820F9D" w:rsidP="00C35066">
      <w:pPr>
        <w:rPr>
          <w:noProof/>
        </w:rPr>
      </w:pPr>
    </w:p>
    <w:p w:rsidR="00820F9D" w:rsidRDefault="00820F9D" w:rsidP="00C35066">
      <w:r>
        <w:rPr>
          <w:noProof/>
        </w:rPr>
        <mc:AlternateContent>
          <mc:Choice Requires="wps">
            <w:drawing>
              <wp:anchor distT="0" distB="0" distL="114300" distR="114300" simplePos="0" relativeHeight="251704320" behindDoc="0" locked="0" layoutInCell="1" allowOverlap="1">
                <wp:simplePos x="0" y="0"/>
                <wp:positionH relativeFrom="column">
                  <wp:posOffset>1943100</wp:posOffset>
                </wp:positionH>
                <wp:positionV relativeFrom="paragraph">
                  <wp:posOffset>471170</wp:posOffset>
                </wp:positionV>
                <wp:extent cx="2305050" cy="20955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92EEDFD" id="Rectangle 4" o:spid="_x0000_s1026" style="position:absolute;margin-left:153pt;margin-top:37.1pt;width:181.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" filled="f" strokecolor="red" strokeweight="1.5pt">
                <v:stroke dashstyle="dash"/>
              </v:rect>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419100</wp:posOffset>
                </wp:positionH>
                <wp:positionV relativeFrom="paragraph">
                  <wp:posOffset>166370</wp:posOffset>
                </wp:positionV>
                <wp:extent cx="2219325" cy="314325"/>
                <wp:effectExtent l="38100" t="19050" r="28575" b="123825"/>
                <wp:wrapNone/>
                <wp:docPr id="3" name="Straight Arrow Connector 3"/>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62875B3" id="_x0000_t32" coordsize="21600,21600" o:spt="32" o:oned="t" path="m,l21600,21600e" filled="f">
                <v:path arrowok="t" fillok="f" o:connecttype="none"/>
                <o:lock v:ext="edit" shapetype="t"/>
              </v:shapetype>
              <v:shape id="Straight Arrow Connector 3" o:spid="_x0000_s1026" type="#_x0000_t32" style="position:absolute;margin-left:33pt;margin-top:13.1pt;width:174.75pt;height:24.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" strokecolor="#c00000" strokeweight="4.5pt">
                <v:stroke dashstyle="1 1" endarrow="block" joinstyle="miter"/>
              </v:shape>
            </w:pict>
          </mc:Fallback>
        </mc:AlternateContent>
      </w:r>
      <w:r>
        <w:rPr>
          <w:noProof/>
        </w:rPr>
        <w:drawing>
          <wp:inline distT="0" distB="0" distL="0" distR="0" wp14:anchorId="67A7A4A6" wp14:editId="798C9883">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322"/>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6725F7">
        <w:t>5M570ZM</w:t>
      </w:r>
      <w:r w:rsidR="00E42444" w:rsidRPr="00E42444">
        <w: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won’t be there when you first initially program a new board. Notice th</w:t>
      </w:r>
      <w:r w:rsidR="003B063D">
        <w:t>e check boxes used to program. Ensure</w:t>
      </w:r>
      <w:r>
        <w:t xml:space="preserve"> real-time ISP is enabled. Program/Configure the CFM of the CPLD. </w:t>
      </w:r>
      <w:r w:rsidR="00FC15C4">
        <w:t xml:space="preserve"> We don’t need/want to program the UFM of the CPLD.</w:t>
      </w:r>
      <w:r w:rsidR="003B2BED">
        <w:t xml:space="preserve">  Note, </w:t>
      </w:r>
      <w:proofErr w:type="gramStart"/>
      <w:r w:rsidR="003B2BED">
        <w:t>If</w:t>
      </w:r>
      <w:proofErr w:type="gramEnd"/>
      <w:r w:rsidR="003B2BED">
        <w:t xml:space="preserve">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02648A" w:rsidRDefault="00EC71FB" w:rsidP="0002648A">
      <w:pPr>
        <w:keepNext/>
      </w:pPr>
      <w:r>
        <w:rPr>
          <w:noProof/>
        </w:rPr>
        <w:lastRenderedPageBreak/>
        <mc:AlternateContent>
          <mc:Choice Requires="wps">
            <w:drawing>
              <wp:anchor distT="0" distB="0" distL="114300" distR="114300" simplePos="0" relativeHeight="251680768" behindDoc="0" locked="0" layoutInCell="1" allowOverlap="1" wp14:anchorId="1E3B514E" wp14:editId="64AAF274">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D24332C" wp14:editId="40CBC918">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4EE7AB4" wp14:editId="2BE63531">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02648A" w:rsidP="0002648A">
      <w:pPr>
        <w:pStyle w:val="Caption"/>
      </w:pPr>
      <w:r>
        <w:t xml:space="preserve">Figure </w:t>
      </w:r>
      <w:fldSimple w:instr=" SEQ Figure \* ARABIC ">
        <w:r w:rsidR="008F7D55">
          <w:rPr>
            <w:noProof/>
          </w:rPr>
          <w:t>1</w:t>
        </w:r>
      </w:fldSimple>
      <w:r>
        <w:t xml:space="preserve"> Programming CPLD with CPLD_INIT</w:t>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Now we </w:t>
      </w:r>
      <w:r w:rsidR="00FC15C4">
        <w:t xml:space="preserve">can program the </w:t>
      </w:r>
      <w:r w:rsidR="00E160E5">
        <w:t>flash chip</w:t>
      </w:r>
      <w:r w:rsidR="00FC15C4">
        <w:t xml:space="preserve">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160E5" w:rsidRDefault="00E42444" w:rsidP="00E160E5">
      <w:pPr>
        <w:keepNext/>
      </w:pPr>
      <w:r>
        <w:rPr>
          <w:noProof/>
        </w:rPr>
        <w:lastRenderedPageBreak/>
        <w:drawing>
          <wp:inline distT="0" distB="0" distL="0" distR="0" wp14:anchorId="3FB24ED0" wp14:editId="368654A9">
            <wp:extent cx="5562834"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536" b="53566"/>
                    <a:stretch/>
                  </pic:blipFill>
                  <pic:spPr bwMode="auto">
                    <a:xfrm>
                      <a:off x="0" y="0"/>
                      <a:ext cx="5579294" cy="315255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160E5" w:rsidP="00E160E5">
      <w:pPr>
        <w:pStyle w:val="Caption"/>
      </w:pPr>
      <w:r>
        <w:t xml:space="preserve">Figure </w:t>
      </w:r>
      <w:fldSimple w:instr=" SEQ Figure \* ARABIC ">
        <w:r w:rsidR="008F7D55">
          <w:rPr>
            <w:noProof/>
          </w:rPr>
          <w:t>2</w:t>
        </w:r>
      </w:fldSimple>
      <w:r>
        <w:t xml:space="preserve"> JTAG chain after programming CPLD_INIT and repowering</w:t>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r w:rsidR="00E160E5">
        <w:t xml:space="preserve"> The Parallel Flash loader is a piece of configurable Altera IP which is loaded into the CPLD.  It allows us to interact with the micron flash also connected to the CPLD. </w:t>
      </w:r>
    </w:p>
    <w:p w:rsidR="00E42444" w:rsidRDefault="00984646" w:rsidP="00C71C35">
      <w:r>
        <w:t>On my</w:t>
      </w:r>
      <w:r w:rsidR="00ED3F73">
        <w:t xml:space="preserve"> setu</w:t>
      </w:r>
      <w:r w:rsidR="00E160E5">
        <w:t>p I see about 50mA at the meter with CPLD_INIT programmed to CPLD.</w:t>
      </w:r>
    </w:p>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004E0CF1" w:rsidRPr="004E0CF1">
        <w:t>AudioRecordingCollar</w:t>
      </w:r>
      <w:proofErr w:type="spellEnd"/>
      <w:r w:rsidRPr="00567F15">
        <w:t>\</w:t>
      </w:r>
      <w:r>
        <w:t>FPGA_INIT</w:t>
      </w:r>
    </w:p>
    <w:p w:rsidR="00FC15C4" w:rsidRDefault="00FC15C4" w:rsidP="00FC15C4">
      <w:pPr>
        <w:ind w:firstLine="720"/>
      </w:pPr>
      <w:r>
        <w:t xml:space="preserve">Bare bones FPGA project for loading to flash. </w:t>
      </w:r>
    </w:p>
    <w:p w:rsidR="00FC15C4" w:rsidRPr="00D356FB" w:rsidRDefault="00CC02FE" w:rsidP="00C71C35">
      <w:r w:rsidRPr="00D356FB">
        <w:t xml:space="preserve">Copy </w:t>
      </w:r>
      <w:proofErr w:type="spellStart"/>
      <w:r w:rsidR="0029666C" w:rsidRPr="00D356FB">
        <w:t>AudioRecordingCollarFPGA</w:t>
      </w:r>
      <w:proofErr w:type="spellEnd"/>
      <w:r w:rsidR="0029666C" w:rsidRPr="00D356FB">
        <w:t xml:space="preserve"> </w:t>
      </w:r>
      <w:r w:rsidRPr="00D356FB">
        <w:t>_</w:t>
      </w:r>
      <w:proofErr w:type="spellStart"/>
      <w:r w:rsidRPr="00D356FB">
        <w:t>IO.qsf</w:t>
      </w:r>
      <w:proofErr w:type="spellEnd"/>
      <w:r w:rsidRPr="00D356FB">
        <w:t xml:space="preserve"> and rename </w:t>
      </w:r>
      <w:proofErr w:type="spellStart"/>
      <w:r w:rsidR="0029666C" w:rsidRPr="00D356FB">
        <w:t>AudioRecordingCollarFPGA</w:t>
      </w:r>
      <w:r w:rsidRPr="00D356FB">
        <w:t>.qsf</w:t>
      </w:r>
      <w:proofErr w:type="spellEnd"/>
      <w:r w:rsidR="002C0408" w:rsidRPr="00D356FB">
        <w:t xml:space="preserve">. This is </w:t>
      </w:r>
      <w:proofErr w:type="gramStart"/>
      <w:r w:rsidR="002C0408" w:rsidRPr="00D356FB">
        <w:t>a</w:t>
      </w:r>
      <w:proofErr w:type="gramEnd"/>
      <w:del w:id="2" w:author="christopher.casebee1" w:date="2016-06-20T13:40:00Z">
        <w:r w:rsidR="002C0408" w:rsidRPr="00D356FB" w:rsidDel="00947689">
          <w:delText xml:space="preserve"> </w:delText>
        </w:r>
      </w:del>
      <w:ins w:id="3" w:author="christopher.casebee1" w:date="2016-06-20T13:40:00Z">
        <w:r w:rsidR="00947689">
          <w:t>n</w:t>
        </w:r>
      </w:ins>
      <w:del w:id="4" w:author="christopher.casebee1" w:date="2016-06-20T13:40:00Z">
        <w:r w:rsidR="002C0408" w:rsidRPr="00D356FB" w:rsidDel="00947689">
          <w:delText>very</w:delText>
        </w:r>
      </w:del>
      <w:r w:rsidR="002C0408" w:rsidRPr="00D356FB">
        <w:t xml:space="preserve"> important step. </w:t>
      </w:r>
    </w:p>
    <w:p w:rsidR="002C0408" w:rsidRDefault="002C0408" w:rsidP="002B1626">
      <w:pPr>
        <w:rPr>
          <w:noProof/>
        </w:rPr>
      </w:pPr>
      <w:r>
        <w:t>Upon opening the project after copying and renaming the QSF, the correct device name (</w:t>
      </w:r>
      <w:r w:rsidRPr="00B826E4">
        <w:rPr>
          <w:noProof/>
        </w:rPr>
        <w:t>5CEBA4U15C7</w:t>
      </w:r>
      <w:r>
        <w:rPr>
          <w:noProof/>
        </w:rPr>
        <w:t xml:space="preserve">) </w:t>
      </w:r>
      <w:r w:rsidR="00D356FB">
        <w:rPr>
          <w:noProof/>
        </w:rPr>
        <w:t xml:space="preserve">should be in the project. If not, try again from scratch. </w:t>
      </w:r>
      <w:r w:rsidR="006946E4">
        <w:rPr>
          <w:noProof/>
        </w:rPr>
        <w:t xml:space="preserve">Quartus reads the QSF on boot, populating device name, bank options, and all pin assignments. Thus it is crucial the QSF be there and named correctly so that Quartus finds it upon boot. </w:t>
      </w:r>
    </w:p>
    <w:p w:rsidR="002773FA" w:rsidRDefault="00CC02FE" w:rsidP="002B1626">
      <w:r>
        <w:t>Include files:</w:t>
      </w:r>
      <w:r w:rsidR="002773FA">
        <w:t xml:space="preserve"> </w:t>
      </w:r>
      <w:r w:rsidR="002B1626">
        <w:t xml:space="preserve">The VHD file should be added explicitly to the project. </w:t>
      </w:r>
    </w:p>
    <w:p w:rsidR="00F309ED" w:rsidRDefault="0029666C" w:rsidP="00C71C35">
      <w:proofErr w:type="spellStart"/>
      <w:r w:rsidRPr="0029666C">
        <w:t>AudioRecordingCollarFPGA</w:t>
      </w:r>
      <w:proofErr w:type="spellEnd"/>
      <w:r w:rsidRPr="0029666C">
        <w:t xml:space="preserve"> </w:t>
      </w:r>
      <w:r w:rsidR="00CC02FE" w:rsidRPr="00CC02FE">
        <w:t>_</w:t>
      </w:r>
      <w:proofErr w:type="spellStart"/>
      <w:r w:rsidR="00CC02FE" w:rsidRPr="00CC02FE">
        <w:t>TopLevel.vhd</w:t>
      </w:r>
      <w:proofErr w:type="spellEnd"/>
    </w:p>
    <w:p w:rsidR="00AD076F" w:rsidRDefault="00AD076F" w:rsidP="00C71C35">
      <w:proofErr w:type="spellStart"/>
      <w:r>
        <w:t>sdc_values.tcl</w:t>
      </w:r>
      <w:proofErr w:type="spellEnd"/>
    </w:p>
    <w:p w:rsidR="002773FA" w:rsidRDefault="002773FA" w:rsidP="00C71C35">
      <w:proofErr w:type="spellStart"/>
      <w:proofErr w:type="gramStart"/>
      <w:r>
        <w:lastRenderedPageBreak/>
        <w:t>sdc_values</w:t>
      </w:r>
      <w:r w:rsidR="0045269F">
        <w:t>.tcl</w:t>
      </w:r>
      <w:proofErr w:type="spellEnd"/>
      <w:proofErr w:type="gramEnd"/>
      <w:r>
        <w:t xml:space="preserve"> should already be in the FPGA_INIT </w:t>
      </w:r>
      <w:proofErr w:type="spellStart"/>
      <w:r>
        <w:t>git</w:t>
      </w:r>
      <w:proofErr w:type="spellEnd"/>
      <w:r>
        <w:t xml:space="preserve"> directory.</w:t>
      </w:r>
    </w:p>
    <w:p w:rsidR="00AF284B" w:rsidRDefault="00AF284B" w:rsidP="00C71C35">
      <w:r>
        <w:t>Copy the .</w:t>
      </w:r>
      <w:proofErr w:type="spellStart"/>
      <w:r>
        <w:t>tcl</w:t>
      </w:r>
      <w:proofErr w:type="spellEnd"/>
      <w:r>
        <w:t xml:space="preserve"> scripts from:</w:t>
      </w:r>
      <w:r w:rsidR="00AA4717">
        <w:t xml:space="preserve"> /</w:t>
      </w:r>
      <w:proofErr w:type="spellStart"/>
      <w:r>
        <w:t>QuartusII</w:t>
      </w:r>
      <w:proofErr w:type="spellEnd"/>
    </w:p>
    <w:p w:rsidR="000340D5" w:rsidRDefault="000340D5" w:rsidP="00C71C35">
      <w:r>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2B1626" w:rsidRDefault="002B1626" w:rsidP="00C71C35">
      <w:r>
        <w:t>Attempt to compile the design. It will fail, but two package files will be generated in the main directory:</w:t>
      </w:r>
    </w:p>
    <w:p w:rsidR="002B1626" w:rsidRDefault="002B1626" w:rsidP="00C71C35">
      <w:proofErr w:type="spellStart"/>
      <w:r w:rsidRPr="002B1626">
        <w:t>compile_start_time_pkg.vhd</w:t>
      </w:r>
      <w:proofErr w:type="spellEnd"/>
    </w:p>
    <w:p w:rsidR="002B1626" w:rsidRDefault="002B1626" w:rsidP="00C71C35">
      <w:proofErr w:type="spellStart"/>
      <w:r w:rsidRPr="002B1626">
        <w:t>shared_sdc_values_pkg.vhd</w:t>
      </w:r>
      <w:proofErr w:type="spellEnd"/>
    </w:p>
    <w:p w:rsidR="002B1626" w:rsidRDefault="002B1626" w:rsidP="00C71C35">
      <w:r>
        <w:t xml:space="preserve">These are being generated by the </w:t>
      </w:r>
      <w:proofErr w:type="spellStart"/>
      <w:r>
        <w:t>at_compile</w:t>
      </w:r>
      <w:r w:rsidR="003B063D">
        <w:t>_start</w:t>
      </w:r>
      <w:r>
        <w:t>.tcl</w:t>
      </w:r>
      <w:proofErr w:type="spellEnd"/>
      <w:r>
        <w:t xml:space="preserve"> script being linked to by the QSF. Include these package files</w:t>
      </w:r>
      <w:r w:rsidR="00EC746C">
        <w:t xml:space="preserve"> in the </w:t>
      </w:r>
      <w:proofErr w:type="spellStart"/>
      <w:r w:rsidR="00EC746C">
        <w:t>quartus</w:t>
      </w:r>
      <w:proofErr w:type="spellEnd"/>
      <w:r w:rsidR="00EC746C">
        <w:t xml:space="preserve"> project</w:t>
      </w:r>
      <w:r>
        <w:t xml:space="preserve"> and recompile.</w:t>
      </w:r>
    </w:p>
    <w:p w:rsidR="002B1626" w:rsidRDefault="002B1626" w:rsidP="00C71C35">
      <w:r>
        <w:t xml:space="preserve">Compilation should be successful. </w:t>
      </w:r>
      <w:r w:rsidR="001F475E">
        <w:t xml:space="preserve"> The flow of steps</w:t>
      </w:r>
      <w:r w:rsidR="00EC746C">
        <w:t xml:space="preserve"> as described here</w:t>
      </w:r>
      <w:r w:rsidR="001F475E">
        <w:t xml:space="preserve"> should be almost identical for a proper image to be generated. </w:t>
      </w:r>
    </w:p>
    <w:p w:rsidR="000340D5" w:rsidRDefault="00EC746C" w:rsidP="00C71C35">
      <w:r>
        <w:t xml:space="preserve">An </w:t>
      </w:r>
      <w:r w:rsidR="00984646">
        <w:t xml:space="preserve">FPGA </w:t>
      </w:r>
      <w:r w:rsidR="00CC02FE">
        <w:t xml:space="preserve">image </w:t>
      </w:r>
      <w:r>
        <w:t xml:space="preserve">booted from flash </w:t>
      </w:r>
      <w:r w:rsidR="00CC02FE">
        <w:t>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rsidR="00CC02FE">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w:t>
      </w:r>
      <w:proofErr w:type="spellStart"/>
      <w:r>
        <w:t>init_done</w:t>
      </w:r>
      <w:proofErr w:type="spellEnd"/>
      <w:r>
        <w:t xml:space="preserve"> pin. </w:t>
      </w:r>
      <w:r w:rsidR="00AF284B" w:rsidRPr="001F475E">
        <w:t>These</w:t>
      </w:r>
      <w:r w:rsidRPr="001F475E">
        <w:t xml:space="preserve"> option</w:t>
      </w:r>
      <w:r w:rsidR="00AF284B" w:rsidRPr="001F475E">
        <w:t>s are</w:t>
      </w:r>
      <w:r w:rsidRPr="001F475E">
        <w:t xml:space="preserve"> included in the _</w:t>
      </w:r>
      <w:proofErr w:type="spellStart"/>
      <w:r w:rsidRPr="001F475E">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w:t>
      </w:r>
      <w:r w:rsidR="00082609" w:rsidRPr="00EC746C">
        <w:rPr>
          <w:b/>
        </w:rPr>
        <w:t xml:space="preserve">This is all handled in the </w:t>
      </w:r>
      <w:proofErr w:type="spellStart"/>
      <w:r w:rsidR="00082609" w:rsidRPr="00EC746C">
        <w:rPr>
          <w:b/>
        </w:rPr>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FPGA .SOF image. However the flash needs a .POF image. </w:t>
      </w:r>
    </w:p>
    <w:p w:rsidR="00022F17" w:rsidRDefault="00022F17" w:rsidP="00C71C35">
      <w:r>
        <w:t xml:space="preserve">The conversion of SOF to POF has been added to the script </w:t>
      </w:r>
      <w:proofErr w:type="spellStart"/>
      <w:r>
        <w:t>at_compile_end.tcl</w:t>
      </w:r>
      <w:proofErr w:type="spellEnd"/>
      <w:r>
        <w:t xml:space="preserve"> which is included in the QSF file. It generates the POF for our board automatically now. See the appendix for how to do this manually. </w:t>
      </w:r>
      <w:r w:rsidR="005B52AC">
        <w:t xml:space="preserve">Look for the </w:t>
      </w:r>
      <w:proofErr w:type="spellStart"/>
      <w:r w:rsidR="005B52AC" w:rsidRPr="005B52AC">
        <w:t>AudioRecordingCollarCPLDInit.pof</w:t>
      </w:r>
      <w:proofErr w:type="spellEnd"/>
      <w:r w:rsidR="005B52AC">
        <w:t xml:space="preserve"> in the /</w:t>
      </w:r>
      <w:proofErr w:type="spellStart"/>
      <w:r w:rsidR="005B52AC">
        <w:t>outp</w:t>
      </w:r>
      <w:r w:rsidR="00EC746C">
        <w:t>ut_files</w:t>
      </w:r>
      <w:proofErr w:type="spellEnd"/>
      <w:r w:rsidR="00EC746C">
        <w:t xml:space="preserve"> directory after the design is finished compiling. </w:t>
      </w:r>
    </w:p>
    <w:p w:rsidR="007A17AE" w:rsidRDefault="007A17AE" w:rsidP="00C71C35"/>
    <w:p w:rsidR="007A17AE" w:rsidRDefault="007A17AE" w:rsidP="00C71C35">
      <w:pPr>
        <w:rPr>
          <w:noProof/>
        </w:rPr>
      </w:pPr>
    </w:p>
    <w:p w:rsidR="007A17AE" w:rsidRDefault="007A17AE" w:rsidP="00C71C35">
      <w:r w:rsidRPr="007A17AE">
        <w:rPr>
          <w:noProof/>
        </w:rPr>
        <w:lastRenderedPageBreak/>
        <mc:AlternateContent>
          <mc:Choice Requires="wps">
            <w:drawing>
              <wp:anchor distT="0" distB="0" distL="114300" distR="114300" simplePos="0" relativeHeight="251707392" behindDoc="0" locked="0" layoutInCell="1" allowOverlap="1" wp14:anchorId="1DA76284" wp14:editId="397B2E75">
                <wp:simplePos x="0" y="0"/>
                <wp:positionH relativeFrom="column">
                  <wp:posOffset>1838325</wp:posOffset>
                </wp:positionH>
                <wp:positionV relativeFrom="paragraph">
                  <wp:posOffset>438150</wp:posOffset>
                </wp:positionV>
                <wp:extent cx="2305050" cy="2095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52F95BB" id="Rectangle 8" o:spid="_x0000_s1026" style="position:absolute;margin-left:144.75pt;margin-top:34.5pt;width:181.5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" filled="f" strokecolor="red" strokeweight="1.5pt">
                <v:stroke dashstyle="dash"/>
              </v:rect>
            </w:pict>
          </mc:Fallback>
        </mc:AlternateContent>
      </w:r>
      <w:r w:rsidRPr="007A17AE">
        <w:rPr>
          <w:noProof/>
        </w:rPr>
        <mc:AlternateContent>
          <mc:Choice Requires="wps">
            <w:drawing>
              <wp:anchor distT="0" distB="0" distL="114300" distR="114300" simplePos="0" relativeHeight="251706368" behindDoc="0" locked="0" layoutInCell="1" allowOverlap="1" wp14:anchorId="3B24ADC2" wp14:editId="092ACDB6">
                <wp:simplePos x="0" y="0"/>
                <wp:positionH relativeFrom="column">
                  <wp:posOffset>342900</wp:posOffset>
                </wp:positionH>
                <wp:positionV relativeFrom="paragraph">
                  <wp:posOffset>123825</wp:posOffset>
                </wp:positionV>
                <wp:extent cx="2219325" cy="314325"/>
                <wp:effectExtent l="38100" t="19050" r="28575" b="123825"/>
                <wp:wrapNone/>
                <wp:docPr id="7" name="Straight Arrow Connector 7"/>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C6ACF75" id="Straight Arrow Connector 7" o:spid="_x0000_s1026" type="#_x0000_t32" style="position:absolute;margin-left:27pt;margin-top:9.75pt;width:174.75pt;height:24.7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" strokecolor="#c00000" strokeweight="4.5pt">
                <v:stroke dashstyle="1 1" endarrow="block" joinstyle="miter"/>
              </v:shape>
            </w:pict>
          </mc:Fallback>
        </mc:AlternateContent>
      </w:r>
      <w:r>
        <w:rPr>
          <w:noProof/>
        </w:rPr>
        <w:drawing>
          <wp:inline distT="0" distB="0" distL="0" distR="0" wp14:anchorId="0E9C14F4" wp14:editId="352BFCD1">
            <wp:extent cx="59436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842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7A17AE" w:rsidRDefault="007A17AE" w:rsidP="00C71C35">
      <w:pPr>
        <w:rPr>
          <w:noProof/>
        </w:rPr>
      </w:pPr>
      <w:r>
        <w:rPr>
          <w:noProof/>
        </w:rPr>
        <w:t xml:space="preserve">Again, check the Device Part Number and that the assignments came in. </w:t>
      </w:r>
      <w:r w:rsidR="00B826E4">
        <w:rPr>
          <w:noProof/>
        </w:rPr>
        <w:t xml:space="preserve">The FPGA is a </w:t>
      </w:r>
      <w:r w:rsidR="00B826E4" w:rsidRPr="00B826E4">
        <w:rPr>
          <w:noProof/>
        </w:rPr>
        <w:t>5CEBA4U15C7</w:t>
      </w:r>
      <w:r w:rsidR="00B826E4">
        <w:rPr>
          <w:noProof/>
        </w:rPr>
        <w:t xml:space="preserve">. </w:t>
      </w:r>
      <w:r>
        <w:rPr>
          <w:noProof/>
        </w:rPr>
        <w:t xml:space="preserve">Programming a bad image to flash (incorrectly driven FPGA pins) can lock you out of the JTAG chain requiring board soldering work to unlock the chain. This is because the next CPLD image will autoboot from flash to FPGA on every boot. </w:t>
      </w:r>
    </w:p>
    <w:p w:rsidR="00DE7264" w:rsidRDefault="00DE7264" w:rsidP="00C71C35">
      <w:pPr>
        <w:rPr>
          <w:noProof/>
        </w:rPr>
      </w:pPr>
    </w:p>
    <w:p w:rsidR="001F475E" w:rsidRDefault="00DE7264" w:rsidP="001F475E">
      <w:pPr>
        <w:keepNext/>
      </w:pPr>
      <w:r>
        <w:rPr>
          <w:noProof/>
        </w:rPr>
        <w:drawing>
          <wp:inline distT="0" distB="0" distL="0" distR="0" wp14:anchorId="2E4959E8" wp14:editId="4F0AEA6E">
            <wp:extent cx="5403850" cy="339996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210" b="35098"/>
                    <a:stretch/>
                  </pic:blipFill>
                  <pic:spPr bwMode="auto">
                    <a:xfrm>
                      <a:off x="0" y="0"/>
                      <a:ext cx="5411756" cy="3404936"/>
                    </a:xfrm>
                    <a:prstGeom prst="rect">
                      <a:avLst/>
                    </a:prstGeom>
                    <a:ln>
                      <a:noFill/>
                    </a:ln>
                    <a:extLst>
                      <a:ext uri="{53640926-AAD7-44D8-BBD7-CCE9431645EC}">
                        <a14:shadowObscured xmlns:a14="http://schemas.microsoft.com/office/drawing/2010/main"/>
                      </a:ext>
                    </a:extLst>
                  </pic:spPr>
                </pic:pic>
              </a:graphicData>
            </a:graphic>
          </wp:inline>
        </w:drawing>
      </w:r>
    </w:p>
    <w:p w:rsidR="00DE7264" w:rsidRDefault="001F475E" w:rsidP="001F475E">
      <w:pPr>
        <w:pStyle w:val="Caption"/>
        <w:rPr>
          <w:noProof/>
        </w:rPr>
      </w:pPr>
      <w:r>
        <w:t xml:space="preserve">Figure </w:t>
      </w:r>
      <w:fldSimple w:instr=" SEQ Figure \* ARABIC ">
        <w:r w:rsidR="008F7D55">
          <w:rPr>
            <w:noProof/>
          </w:rPr>
          <w:t>3</w:t>
        </w:r>
      </w:fldSimple>
      <w:r>
        <w:t xml:space="preserve"> Programming Flash with FPGA POF</w:t>
      </w:r>
    </w:p>
    <w:p w:rsidR="00AF362F" w:rsidRDefault="00AF362F" w:rsidP="00C71C35"/>
    <w:p w:rsidR="00AF362F" w:rsidRDefault="00AF362F" w:rsidP="00C71C35"/>
    <w:p w:rsidR="00AF362F" w:rsidRDefault="00AF362F" w:rsidP="00C71C35">
      <w:r>
        <w:t xml:space="preserve">Program the </w:t>
      </w:r>
      <w:r w:rsidR="00B42B8E">
        <w:t xml:space="preserve">QSPI_128Mb with the </w:t>
      </w:r>
      <w:proofErr w:type="spellStart"/>
      <w:r w:rsidR="00EC746C" w:rsidRPr="005B52AC">
        <w:t>AudioRecordingCollarCPLDInit.pof</w:t>
      </w:r>
      <w:proofErr w:type="spellEnd"/>
      <w:r w:rsidR="00B42B8E">
        <w:t xml:space="preserve">. Check the Page_0 and OPTION_BITS. </w:t>
      </w:r>
    </w:p>
    <w:p w:rsidR="0029666C" w:rsidRDefault="0029666C" w:rsidP="00C71C35">
      <w:r>
        <w:t>It is good practice to always File-&gt;Save the chain descriptor file before hitting the Start button.</w:t>
      </w:r>
    </w:p>
    <w:p w:rsidR="00B42B8E" w:rsidRDefault="00EC746C" w:rsidP="00C71C35">
      <w:r>
        <w:t>After programming the flash,</w:t>
      </w:r>
      <w:r w:rsidR="00B42B8E">
        <w:t xml:space="preserve"> verify the image in flash. This can be done by checking the Verify boxes next to the QSPI_128Mb. Press “start”. The PAGE and Option Bits should both verify successfully. Hard-coding the option bits and SOF page allow this to be done. </w:t>
      </w:r>
      <w:r w:rsidR="00082609">
        <w:t xml:space="preserve"> </w:t>
      </w:r>
      <w:r>
        <w:t>The project had less success with auto generated option bit location.</w:t>
      </w:r>
    </w:p>
    <w:p w:rsidR="00B42B8E" w:rsidRDefault="00B42B8E" w:rsidP="00C71C35"/>
    <w:p w:rsidR="00B42B8E" w:rsidRDefault="00B42B8E" w:rsidP="00C71C35">
      <w:pPr>
        <w:rPr>
          <w:noProof/>
        </w:rPr>
      </w:pPr>
    </w:p>
    <w:p w:rsidR="001F475E" w:rsidRDefault="00B42B8E" w:rsidP="001F475E">
      <w:pPr>
        <w:keepNext/>
      </w:pPr>
      <w:r>
        <w:rPr>
          <w:noProof/>
        </w:rPr>
        <w:drawing>
          <wp:inline distT="0" distB="0" distL="0" distR="0" wp14:anchorId="7E973A22" wp14:editId="0A9E180D">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1F475E" w:rsidP="001F475E">
      <w:pPr>
        <w:pStyle w:val="Caption"/>
      </w:pPr>
      <w:r>
        <w:t xml:space="preserve">Figure </w:t>
      </w:r>
      <w:fldSimple w:instr=" SEQ Figure \* ARABIC ">
        <w:r w:rsidR="008F7D55">
          <w:rPr>
            <w:noProof/>
          </w:rPr>
          <w:t>4</w:t>
        </w:r>
      </w:fldSimple>
      <w:r>
        <w:t xml:space="preserve"> Verifying FPGA POF in FLASH</w:t>
      </w:r>
    </w:p>
    <w:p w:rsidR="00B42B8E" w:rsidRDefault="00B42B8E" w:rsidP="00C71C35"/>
    <w:p w:rsidR="00082609" w:rsidRDefault="00082609" w:rsidP="00B42B8E">
      <w:pPr>
        <w:rPr>
          <w:b/>
        </w:rPr>
      </w:pPr>
    </w:p>
    <w:p w:rsidR="00B42B8E" w:rsidRDefault="00B42B8E" w:rsidP="00B42B8E">
      <w:pPr>
        <w:rPr>
          <w:b/>
        </w:rPr>
      </w:pPr>
      <w:proofErr w:type="gramStart"/>
      <w:r w:rsidRPr="00B42B8E">
        <w:rPr>
          <w:b/>
        </w:rPr>
        <w:t>4)Booting</w:t>
      </w:r>
      <w:proofErr w:type="gramEnd"/>
      <w:r w:rsidRPr="00B42B8E">
        <w:rPr>
          <w:b/>
        </w:rPr>
        <w:t xml:space="preserve">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w:t>
      </w:r>
      <w:r w:rsidR="0029666C">
        <w:t xml:space="preserve"> enough</w:t>
      </w:r>
      <w:r w:rsidR="00082609">
        <w:t xml:space="preserv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lastRenderedPageBreak/>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r w:rsidR="008529C3" w:rsidRPr="008529C3">
        <w:t xml:space="preserve"> </w:t>
      </w:r>
      <w:proofErr w:type="spellStart"/>
      <w:r w:rsidR="008529C3" w:rsidRPr="004E0CF1">
        <w:t>AudioRecordingCollar</w:t>
      </w:r>
      <w:proofErr w:type="spellEnd"/>
      <w:r w:rsidR="008529C3" w:rsidRPr="00567F15">
        <w:t xml:space="preserve"> </w:t>
      </w:r>
      <w:r w:rsidRPr="00567F15">
        <w:t>\CPLD</w:t>
      </w:r>
    </w:p>
    <w:p w:rsidR="00F309ED" w:rsidRDefault="00374679" w:rsidP="00F309ED">
      <w:r>
        <w:tab/>
        <w:t>Used for loading FPGA from Flash on Boot and Normal Operation</w:t>
      </w:r>
    </w:p>
    <w:p w:rsidR="00E55F50" w:rsidRDefault="00E55F50" w:rsidP="00F309ED">
      <w:r>
        <w:t xml:space="preserve">Again rename the </w:t>
      </w:r>
      <w:proofErr w:type="spellStart"/>
      <w:r w:rsidR="00B50F7E">
        <w:t>Toplevel_name</w:t>
      </w:r>
      <w:proofErr w:type="spellEnd"/>
      <w:r w:rsidR="00B50F7E">
        <w:t>*_</w:t>
      </w:r>
      <w:proofErr w:type="spellStart"/>
      <w:r w:rsidR="00B50F7E">
        <w:t>IO.qsf</w:t>
      </w:r>
      <w:proofErr w:type="spellEnd"/>
      <w:r w:rsidR="00B50F7E">
        <w:t xml:space="preserve"> </w:t>
      </w:r>
      <w:r>
        <w:t xml:space="preserve">to </w:t>
      </w:r>
      <w:proofErr w:type="spellStart"/>
      <w:r w:rsidR="00B50F7E">
        <w:t>Toplevel_name.qsf</w:t>
      </w:r>
      <w:proofErr w:type="spellEnd"/>
      <w:r w:rsidR="00B50F7E">
        <w:t xml:space="preserve"> </w:t>
      </w:r>
      <w:r>
        <w:t xml:space="preserve">so all the pins are defined for the CPLD. </w:t>
      </w:r>
      <w:r w:rsidR="001F475E">
        <w:t xml:space="preserve">This should be done before opening the </w:t>
      </w:r>
      <w:proofErr w:type="spellStart"/>
      <w:r w:rsidR="001F475E">
        <w:t>Quartus</w:t>
      </w:r>
      <w:proofErr w:type="spellEnd"/>
      <w:r w:rsidR="001F475E">
        <w:t xml:space="preserve"> project. </w:t>
      </w:r>
    </w:p>
    <w:p w:rsidR="00FB0736" w:rsidRDefault="00FB0736" w:rsidP="00F309ED">
      <w:r>
        <w:t xml:space="preserve">Do this before opening the project for the first time. </w:t>
      </w:r>
      <w:r w:rsidR="00286C48">
        <w:t xml:space="preserve"> Upon opening </w:t>
      </w:r>
      <w:proofErr w:type="spellStart"/>
      <w:r w:rsidR="00286C48">
        <w:t>quartus</w:t>
      </w:r>
      <w:proofErr w:type="spellEnd"/>
      <w:r w:rsidR="00286C48">
        <w:t>, the device name should have been read from the renamed QSF file.</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w:t>
      </w:r>
      <w:proofErr w:type="gramStart"/>
      <w:r>
        <w:t>FILE ..</w:t>
      </w:r>
      <w:proofErr w:type="gramEnd"/>
      <w:r>
        <w:t>/../</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PFL.qip</w:t>
      </w:r>
      <w:proofErr w:type="spellEnd"/>
    </w:p>
    <w:p w:rsidR="008529C3" w:rsidRDefault="008529C3" w:rsidP="008529C3">
      <w:pPr>
        <w:spacing w:after="0" w:line="240" w:lineRule="auto"/>
      </w:pPr>
      <w:proofErr w:type="spellStart"/>
      <w:r>
        <w:t>set_global_assignment</w:t>
      </w:r>
      <w:proofErr w:type="spellEnd"/>
      <w:r>
        <w:t xml:space="preserve"> -name QIP_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PFL.vhd</w:t>
      </w:r>
      <w:proofErr w:type="spellEnd"/>
    </w:p>
    <w:p w:rsidR="008529C3" w:rsidRDefault="008529C3" w:rsidP="00F309ED">
      <w:pPr>
        <w:spacing w:after="0" w:line="240" w:lineRule="auto"/>
      </w:pPr>
    </w:p>
    <w:p w:rsidR="00F309ED" w:rsidRDefault="00F309ED" w:rsidP="00F309ED">
      <w:pPr>
        <w:spacing w:after="0" w:line="240" w:lineRule="auto"/>
      </w:pPr>
      <w:proofErr w:type="spellStart"/>
      <w:r>
        <w:t>set_global_assignment</w:t>
      </w:r>
      <w:proofErr w:type="spellEnd"/>
      <w:r>
        <w:t xml:space="preserve"> -name VHDL_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InternalFlash.qip</w:t>
      </w:r>
      <w:proofErr w:type="spellEnd"/>
    </w:p>
    <w:p w:rsidR="008529C3" w:rsidRDefault="008529C3" w:rsidP="008529C3">
      <w:pPr>
        <w:spacing w:after="0" w:line="240" w:lineRule="auto"/>
      </w:pPr>
      <w:proofErr w:type="spellStart"/>
      <w:r>
        <w:t>set_global_assignment</w:t>
      </w:r>
      <w:proofErr w:type="spellEnd"/>
      <w:r>
        <w:t xml:space="preserve"> -name QIP_</w:t>
      </w:r>
      <w:proofErr w:type="gramStart"/>
      <w:r>
        <w:t>FILE ..</w:t>
      </w:r>
      <w:proofErr w:type="gramEnd"/>
      <w:r>
        <w:t>/../</w:t>
      </w:r>
      <w:proofErr w:type="spellStart"/>
      <w:r>
        <w:t>MainCollar</w:t>
      </w:r>
      <w:proofErr w:type="spellEnd"/>
      <w:r>
        <w:t>/</w:t>
      </w:r>
      <w:proofErr w:type="spellStart"/>
      <w:r>
        <w:t>PowerController</w:t>
      </w:r>
      <w:proofErr w:type="spellEnd"/>
      <w:r>
        <w:t>/</w:t>
      </w:r>
      <w:proofErr w:type="spellStart"/>
      <w:r>
        <w:t>InternalFlash.vhd</w:t>
      </w:r>
      <w:proofErr w:type="spellEnd"/>
    </w:p>
    <w:p w:rsidR="00AF284B" w:rsidRDefault="00AF284B" w:rsidP="00F309ED">
      <w:pPr>
        <w:spacing w:after="0" w:line="240" w:lineRule="auto"/>
      </w:pPr>
    </w:p>
    <w:p w:rsidR="00AF284B" w:rsidRDefault="00AF284B" w:rsidP="00F309ED">
      <w:pPr>
        <w:spacing w:after="0" w:line="240" w:lineRule="auto"/>
      </w:pPr>
      <w:r>
        <w:t>Again copy the .</w:t>
      </w:r>
      <w:proofErr w:type="spellStart"/>
      <w:r>
        <w:t>tcl</w:t>
      </w:r>
      <w:proofErr w:type="spell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Th</w:t>
      </w:r>
      <w:r w:rsidR="008D104B">
        <w:t xml:space="preserve">is </w:t>
      </w:r>
      <w:r>
        <w:t xml:space="preserve">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AA4717" w:rsidRDefault="00AA4717" w:rsidP="00F309ED">
      <w:pPr>
        <w:spacing w:after="0" w:line="240" w:lineRule="auto"/>
      </w:pPr>
    </w:p>
    <w:p w:rsidR="00AA4717" w:rsidRPr="001F5EE2" w:rsidRDefault="00AA4717" w:rsidP="00AA4717">
      <w:r w:rsidRPr="001F5EE2">
        <w:rPr>
          <w:b/>
        </w:rPr>
        <w:t>This CPLD image is timing sensitive</w:t>
      </w:r>
      <w:r>
        <w:rPr>
          <w:b/>
        </w:rPr>
        <w:t>. Not including the</w:t>
      </w:r>
      <w:r w:rsidRPr="001F5EE2">
        <w:rPr>
          <w:b/>
        </w:rPr>
        <w:t xml:space="preserve"> SDC will result in the CPLD/FPGA booting process </w:t>
      </w:r>
      <w:r>
        <w:rPr>
          <w:b/>
        </w:rPr>
        <w:t xml:space="preserve">failing. </w:t>
      </w:r>
    </w:p>
    <w:p w:rsidR="00EC71FB" w:rsidRDefault="00AA4717" w:rsidP="00FB0736">
      <w:r>
        <w:t xml:space="preserve">The timing </w:t>
      </w:r>
      <w:proofErr w:type="spellStart"/>
      <w:r w:rsidRPr="001F5EE2">
        <w:t>AudioRecordingCollarCPLD.sdc</w:t>
      </w:r>
      <w:proofErr w:type="spellEnd"/>
      <w:r>
        <w:t xml:space="preserve"> is named the same as the project file, </w:t>
      </w:r>
      <w:proofErr w:type="spellStart"/>
      <w:r w:rsidRPr="001F5EE2">
        <w:t>AudioRecordingCollarCPLD.qpf</w:t>
      </w:r>
      <w:proofErr w:type="spellEnd"/>
      <w:r>
        <w:t xml:space="preserve">. </w:t>
      </w:r>
      <w:proofErr w:type="spellStart"/>
      <w:r>
        <w:t>Quartus</w:t>
      </w:r>
      <w:proofErr w:type="spellEnd"/>
      <w:r>
        <w:t xml:space="preserve"> should auto analyze this SDC file be default. However, it might not be a bad idea to explicitly add it to the project as well. </w:t>
      </w:r>
    </w:p>
    <w:p w:rsidR="00B42B8E" w:rsidRDefault="00EC71FB" w:rsidP="00F309ED">
      <w:pPr>
        <w:spacing w:after="0" w:line="240" w:lineRule="auto"/>
      </w:pPr>
      <w:r>
        <w:t xml:space="preserve">The project should compile now. </w:t>
      </w:r>
    </w:p>
    <w:p w:rsidR="00B826E4" w:rsidRDefault="00B826E4" w:rsidP="00F309ED">
      <w:pPr>
        <w:spacing w:after="0" w:line="240" w:lineRule="auto"/>
      </w:pPr>
      <w:r>
        <w:t xml:space="preserve"> Double check a few things. </w:t>
      </w:r>
    </w:p>
    <w:p w:rsidR="00B826E4" w:rsidRDefault="00B826E4" w:rsidP="00F309ED">
      <w:pPr>
        <w:spacing w:after="0" w:line="240" w:lineRule="auto"/>
      </w:pPr>
      <w:r>
        <w:t xml:space="preserve">Check that the SDC was used for compile. </w:t>
      </w:r>
    </w:p>
    <w:p w:rsidR="00B826E4" w:rsidRDefault="00B826E4" w:rsidP="00F309ED">
      <w:pPr>
        <w:spacing w:after="0" w:line="240" w:lineRule="auto"/>
      </w:pPr>
    </w:p>
    <w:p w:rsidR="00B826E4" w:rsidRDefault="00B826E4" w:rsidP="00F309ED">
      <w:pPr>
        <w:spacing w:after="0" w:line="240" w:lineRule="auto"/>
        <w:rPr>
          <w:noProof/>
        </w:rPr>
      </w:pPr>
    </w:p>
    <w:p w:rsidR="00B826E4" w:rsidRDefault="00B826E4" w:rsidP="00F309ED">
      <w:pPr>
        <w:spacing w:after="0" w:line="240" w:lineRule="auto"/>
      </w:pPr>
      <w:r>
        <w:rPr>
          <w:noProof/>
        </w:rPr>
        <w:lastRenderedPageBreak/>
        <w:drawing>
          <wp:inline distT="0" distB="0" distL="0" distR="0" wp14:anchorId="2E706C19" wp14:editId="6D2501D9">
            <wp:extent cx="6231985" cy="1533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134" r="69391" b="28456"/>
                    <a:stretch/>
                  </pic:blipFill>
                  <pic:spPr bwMode="auto">
                    <a:xfrm>
                      <a:off x="0" y="0"/>
                      <a:ext cx="6244322" cy="1536561"/>
                    </a:xfrm>
                    <a:prstGeom prst="rect">
                      <a:avLst/>
                    </a:prstGeom>
                    <a:ln>
                      <a:noFill/>
                    </a:ln>
                    <a:extLst>
                      <a:ext uri="{53640926-AAD7-44D8-BBD7-CCE9431645EC}">
                        <a14:shadowObscured xmlns:a14="http://schemas.microsoft.com/office/drawing/2010/main"/>
                      </a:ext>
                    </a:extLst>
                  </pic:spPr>
                </pic:pic>
              </a:graphicData>
            </a:graphic>
          </wp:inline>
        </w:drawing>
      </w:r>
    </w:p>
    <w:p w:rsidR="00B826E4" w:rsidRDefault="00B826E4" w:rsidP="00F309ED">
      <w:pPr>
        <w:spacing w:after="0" w:line="240" w:lineRule="auto"/>
      </w:pPr>
    </w:p>
    <w:p w:rsidR="00B826E4" w:rsidRDefault="00B826E4" w:rsidP="00F309ED">
      <w:pPr>
        <w:spacing w:after="0" w:line="240" w:lineRule="auto"/>
      </w:pPr>
      <w:r>
        <w:t xml:space="preserve">Check that the part number is correct and pins assignment did occur. </w:t>
      </w:r>
    </w:p>
    <w:p w:rsidR="00B826E4" w:rsidRDefault="00B826E4" w:rsidP="00F309ED">
      <w:pPr>
        <w:spacing w:after="0" w:line="240" w:lineRule="auto"/>
        <w:rPr>
          <w:noProof/>
        </w:rPr>
      </w:pPr>
    </w:p>
    <w:p w:rsidR="00B826E4" w:rsidRDefault="00B826E4" w:rsidP="00F309ED">
      <w:pPr>
        <w:spacing w:after="0" w:line="240" w:lineRule="auto"/>
      </w:pPr>
      <w:r w:rsidRPr="00B826E4">
        <w:rPr>
          <w:noProof/>
        </w:rPr>
        <mc:AlternateContent>
          <mc:Choice Requires="wps">
            <w:drawing>
              <wp:anchor distT="0" distB="0" distL="114300" distR="114300" simplePos="0" relativeHeight="251709440" behindDoc="0" locked="0" layoutInCell="1" allowOverlap="1" wp14:anchorId="7ED55F56" wp14:editId="5AB77401">
                <wp:simplePos x="0" y="0"/>
                <wp:positionH relativeFrom="column">
                  <wp:posOffset>733425</wp:posOffset>
                </wp:positionH>
                <wp:positionV relativeFrom="paragraph">
                  <wp:posOffset>352425</wp:posOffset>
                </wp:positionV>
                <wp:extent cx="2219325" cy="314325"/>
                <wp:effectExtent l="38100" t="19050" r="28575" b="123825"/>
                <wp:wrapNone/>
                <wp:docPr id="11" name="Straight Arrow Connector 11"/>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EEFF7F2" id="Straight Arrow Connector 11" o:spid="_x0000_s1026" type="#_x0000_t32" style="position:absolute;margin-left:57.75pt;margin-top:27.75pt;width:174.75pt;height:24.7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" strokecolor="#c00000" strokeweight="4.5pt">
                <v:stroke dashstyle="1 1" endarrow="block" joinstyle="miter"/>
              </v:shape>
            </w:pict>
          </mc:Fallback>
        </mc:AlternateContent>
      </w:r>
      <w:r w:rsidRPr="00B826E4">
        <w:rPr>
          <w:noProof/>
        </w:rPr>
        <mc:AlternateContent>
          <mc:Choice Requires="wps">
            <w:drawing>
              <wp:anchor distT="0" distB="0" distL="114300" distR="114300" simplePos="0" relativeHeight="251710464" behindDoc="0" locked="0" layoutInCell="1" allowOverlap="1" wp14:anchorId="28548FD4" wp14:editId="4F1E9095">
                <wp:simplePos x="0" y="0"/>
                <wp:positionH relativeFrom="column">
                  <wp:posOffset>2514600</wp:posOffset>
                </wp:positionH>
                <wp:positionV relativeFrom="paragraph">
                  <wp:posOffset>1009650</wp:posOffset>
                </wp:positionV>
                <wp:extent cx="2305050" cy="2095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3C2A4C5" id="Rectangle 12" o:spid="_x0000_s1026" style="position:absolute;margin-left:198pt;margin-top:79.5pt;width:181.5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" filled="f" strokecolor="red" strokeweight="1.5pt">
                <v:stroke dashstyle="dash"/>
              </v:rect>
            </w:pict>
          </mc:Fallback>
        </mc:AlternateContent>
      </w:r>
      <w:r>
        <w:rPr>
          <w:noProof/>
        </w:rPr>
        <w:drawing>
          <wp:inline distT="0" distB="0" distL="0" distR="0" wp14:anchorId="11363536" wp14:editId="3DF72230">
            <wp:extent cx="5811976" cy="402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3654" b="36430"/>
                    <a:stretch/>
                  </pic:blipFill>
                  <pic:spPr bwMode="auto">
                    <a:xfrm>
                      <a:off x="0" y="0"/>
                      <a:ext cx="5816950" cy="4032523"/>
                    </a:xfrm>
                    <a:prstGeom prst="rect">
                      <a:avLst/>
                    </a:prstGeom>
                    <a:ln>
                      <a:noFill/>
                    </a:ln>
                    <a:extLst>
                      <a:ext uri="{53640926-AAD7-44D8-BBD7-CCE9431645EC}">
                        <a14:shadowObscured xmlns:a14="http://schemas.microsoft.com/office/drawing/2010/main"/>
                      </a:ext>
                    </a:extLst>
                  </pic:spPr>
                </pic:pic>
              </a:graphicData>
            </a:graphic>
          </wp:inline>
        </w:drawing>
      </w:r>
    </w:p>
    <w:p w:rsidR="00B826E4" w:rsidRDefault="00B826E4" w:rsidP="00F309ED">
      <w:pPr>
        <w:spacing w:after="0" w:line="240" w:lineRule="auto"/>
      </w:pP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6725F7" w:rsidRDefault="006725F7" w:rsidP="00F309ED">
      <w:pPr>
        <w:spacing w:after="0" w:line="240" w:lineRule="auto"/>
        <w:rPr>
          <w:noProof/>
        </w:rPr>
      </w:pPr>
    </w:p>
    <w:p w:rsidR="001F475E" w:rsidRDefault="006725F7" w:rsidP="001F475E">
      <w:pPr>
        <w:keepNext/>
        <w:spacing w:after="0" w:line="240" w:lineRule="auto"/>
      </w:pPr>
      <w:r>
        <w:rPr>
          <w:noProof/>
        </w:rPr>
        <w:lastRenderedPageBreak/>
        <w:drawing>
          <wp:inline distT="0" distB="0" distL="0" distR="0" wp14:anchorId="6CEB7D02" wp14:editId="2127AE23">
            <wp:extent cx="5556250" cy="341923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1667" b="39086"/>
                    <a:stretch/>
                  </pic:blipFill>
                  <pic:spPr bwMode="auto">
                    <a:xfrm>
                      <a:off x="0" y="0"/>
                      <a:ext cx="5561483" cy="3422451"/>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1F475E" w:rsidP="001F475E">
      <w:pPr>
        <w:pStyle w:val="Caption"/>
      </w:pPr>
      <w:r>
        <w:t xml:space="preserve">Figure </w:t>
      </w:r>
      <w:fldSimple w:instr=" SEQ Figure \* ARABIC ">
        <w:r w:rsidR="008F7D55">
          <w:rPr>
            <w:noProof/>
          </w:rPr>
          <w:t>5</w:t>
        </w:r>
      </w:fldSimple>
      <w:r>
        <w:t xml:space="preserve"> Programming the CPLD with runtime image</w:t>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EC71FB" w:rsidRDefault="00EC71FB" w:rsidP="00F309ED">
      <w:r>
        <w:t>The POF is</w:t>
      </w:r>
      <w:r w:rsidR="006725F7">
        <w:t xml:space="preserve"> programmed to the CPLD (5M570ZM</w:t>
      </w:r>
      <w:r>
        <w:t xml:space="preserve">100) by checking the Program/Configure CFM boxes. </w:t>
      </w:r>
    </w:p>
    <w:p w:rsidR="00EC71FB" w:rsidRDefault="00EC71FB" w:rsidP="00F309ED">
      <w:r>
        <w:t xml:space="preserve">Now the CPLD needs to be rebooted. </w:t>
      </w:r>
      <w:r w:rsidR="00082609">
        <w:t xml:space="preserve"> Remove and reapply power to the board. </w:t>
      </w:r>
    </w:p>
    <w:p w:rsidR="00567F15" w:rsidRDefault="00EC71FB" w:rsidP="00567F15">
      <w:r>
        <w:t xml:space="preserve">Upon restart the CPLD </w:t>
      </w:r>
      <w:r w:rsidR="00FB0736">
        <w:t>will turn on and program the FPGA from the Micron Flash</w:t>
      </w:r>
      <w:r>
        <w:t xml:space="preserve">. </w:t>
      </w:r>
      <w:r w:rsidR="003A60DA">
        <w:t>The current power controller is sensitive to interrupt from the RTC/Battery Monitor/Force Startup Line.</w:t>
      </w:r>
      <w:r w:rsidR="00FB0736">
        <w:t xml:space="preserve"> Any of these conditions will cause the FPGA to be booted.</w:t>
      </w:r>
      <w:r w:rsidR="003A60DA">
        <w:t xml:space="preserve"> Upon start, the FPGA should boot. I see 60mA of current </w:t>
      </w:r>
      <w:r w:rsidR="00FB0736">
        <w:t>usage with the FPGA_INIT image loaded and running.</w:t>
      </w:r>
    </w:p>
    <w:p w:rsidR="00EC71FB" w:rsidRDefault="00EC71FB" w:rsidP="00567F15">
      <w:r>
        <w:t xml:space="preserve">One can check that the image booted okay, by checking for the programmed counter on the </w:t>
      </w:r>
      <w:r w:rsidR="003A60DA">
        <w:t xml:space="preserve">D+ line of the </w:t>
      </w:r>
      <w:r w:rsidR="00EF01D9">
        <w:t>interface board at the EXT SERIAL header.</w:t>
      </w:r>
    </w:p>
    <w:p w:rsidR="002A3011" w:rsidRPr="007B7503" w:rsidRDefault="007B7503" w:rsidP="00C71C35">
      <w:pPr>
        <w:rPr>
          <w:b/>
        </w:rPr>
      </w:pPr>
      <w:r w:rsidRPr="007B7503">
        <w:rPr>
          <w:b/>
        </w:rPr>
        <w:t>Interpreting the Source Code Tree and Building the Full System</w:t>
      </w:r>
    </w:p>
    <w:p w:rsidR="00595354" w:rsidRDefault="00595354" w:rsidP="00C71C35">
      <w:r>
        <w:t>The system is now ready to be programmed with another FPGA image of choice</w:t>
      </w:r>
      <w:r w:rsidR="00607679">
        <w:t xml:space="preserve"> of the JTAG chain</w:t>
      </w:r>
      <w:r>
        <w:t xml:space="preserv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3A11D7" w:rsidRDefault="00595354" w:rsidP="00C71C35">
      <w:r>
        <w:t xml:space="preserve">A small amount of the collar system is required to supply power to devices. The CPLD must be told to turn on device X by the FPGA over an SPI bus. </w:t>
      </w:r>
      <w:r w:rsidR="003A11D7">
        <w:t xml:space="preserve">All device powered is switched by the CPLD. </w:t>
      </w:r>
    </w:p>
    <w:p w:rsidR="00211EAA" w:rsidRDefault="00211EAA" w:rsidP="00C71C35">
      <w:r>
        <w:t xml:space="preserve">The power switching functionality is tied into the </w:t>
      </w:r>
      <w:proofErr w:type="spellStart"/>
      <w:r>
        <w:t>startup_shutdown</w:t>
      </w:r>
      <w:proofErr w:type="spellEnd"/>
      <w:r>
        <w:t xml:space="preserve"> and the </w:t>
      </w:r>
      <w:proofErr w:type="spellStart"/>
      <w:r w:rsidRPr="00211EAA">
        <w:t>StatCtlSPI_FPGA</w:t>
      </w:r>
      <w:proofErr w:type="spellEnd"/>
      <w:r>
        <w:t xml:space="preserve"> entities. The generic </w:t>
      </w:r>
      <w:proofErr w:type="spellStart"/>
      <w:r w:rsidRPr="00211EAA">
        <w:t>Collar_Control_usePC_c</w:t>
      </w:r>
      <w:proofErr w:type="spellEnd"/>
      <w:r>
        <w:t xml:space="preserve"> should be set to ‘1’ inside the </w:t>
      </w:r>
      <w:proofErr w:type="spellStart"/>
      <w:r w:rsidRPr="00211EAA">
        <w:t>Collar_Control_pkg.vhd</w:t>
      </w:r>
      <w:proofErr w:type="spellEnd"/>
      <w:r>
        <w:t xml:space="preserve">. This enables the generate statement in the </w:t>
      </w:r>
      <w:proofErr w:type="spellStart"/>
      <w:r>
        <w:t>collar.vhd</w:t>
      </w:r>
      <w:proofErr w:type="spellEnd"/>
      <w:r>
        <w:t xml:space="preserve"> system corresponding to the FPGA CPLD SPI control. </w:t>
      </w:r>
      <w:proofErr w:type="spellStart"/>
      <w:r>
        <w:lastRenderedPageBreak/>
        <w:t>Startup_Shutdown</w:t>
      </w:r>
      <w:proofErr w:type="spellEnd"/>
      <w:r>
        <w:t xml:space="preserve"> will signal the </w:t>
      </w:r>
      <w:proofErr w:type="spellStart"/>
      <w:r>
        <w:t>StatCtlSPI_FPGA</w:t>
      </w:r>
      <w:proofErr w:type="spellEnd"/>
      <w:r>
        <w:t xml:space="preserve"> entity to send the control register with the corresponding switch enable bit, if the corresponding device is enabled in the </w:t>
      </w:r>
      <w:proofErr w:type="spellStart"/>
      <w:r w:rsidRPr="00211EAA">
        <w:t>Collar_Control_pkg.vhd</w:t>
      </w:r>
      <w:proofErr w:type="spellEnd"/>
      <w:r>
        <w:t>.</w:t>
      </w:r>
    </w:p>
    <w:p w:rsidR="00211EAA" w:rsidRDefault="00211EAA" w:rsidP="00C71C35">
      <w:r>
        <w:t xml:space="preserve">For example: </w:t>
      </w:r>
      <w:proofErr w:type="spellStart"/>
      <w:r w:rsidRPr="00211EAA">
        <w:t>Collar_Control_useRadio_c</w:t>
      </w:r>
      <w:proofErr w:type="spellEnd"/>
      <w:r>
        <w:t xml:space="preserve"> set to ‘1’ in </w:t>
      </w:r>
      <w:proofErr w:type="spellStart"/>
      <w:r w:rsidRPr="00211EAA">
        <w:t>Collar_Control_pkg.vhd</w:t>
      </w:r>
      <w:proofErr w:type="spellEnd"/>
      <w:r>
        <w:t xml:space="preserve"> will tell </w:t>
      </w:r>
      <w:proofErr w:type="spellStart"/>
      <w:r>
        <w:t>startup_shutdown</w:t>
      </w:r>
      <w:proofErr w:type="spellEnd"/>
      <w:r>
        <w:t xml:space="preserve"> to switch on power to the TXRX chip during startup. </w:t>
      </w:r>
    </w:p>
    <w:p w:rsidR="00107E26" w:rsidRDefault="00107E26" w:rsidP="00C71C35">
      <w:r>
        <w:t xml:space="preserve">This system can be instantiated or you can just jump power to your device past the switches. </w:t>
      </w:r>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4A5C22" w:rsidRDefault="004A5C22" w:rsidP="00595354"/>
    <w:p w:rsidR="00607679" w:rsidRDefault="00607679" w:rsidP="00595354"/>
    <w:p w:rsidR="00607679" w:rsidRDefault="00607679" w:rsidP="00595354"/>
    <w:p w:rsidR="004A5C22" w:rsidRDefault="007769D6" w:rsidP="00595354">
      <w:r>
        <w:t>To build a full system all .SDC files in the /</w:t>
      </w:r>
      <w:proofErr w:type="spellStart"/>
      <w:r>
        <w:t>Source_Code</w:t>
      </w:r>
      <w:proofErr w:type="spellEnd"/>
      <w:r>
        <w:t>/</w:t>
      </w:r>
      <w:proofErr w:type="spellStart"/>
      <w:r>
        <w:t>MainCollar</w:t>
      </w:r>
      <w:proofErr w:type="spellEnd"/>
      <w:r>
        <w:t xml:space="preserve"> and its subdirectories should be moved to the main project directory. All </w:t>
      </w:r>
      <w:proofErr w:type="spellStart"/>
      <w:r>
        <w:t>vhd</w:t>
      </w:r>
      <w:proofErr w:type="spellEnd"/>
      <w:r>
        <w:t>/</w:t>
      </w:r>
      <w:proofErr w:type="spellStart"/>
      <w:r>
        <w:t>qip</w:t>
      </w:r>
      <w:proofErr w:type="spellEnd"/>
      <w:r>
        <w:t xml:space="preserve"> files under and in /</w:t>
      </w:r>
      <w:proofErr w:type="spellStart"/>
      <w:r>
        <w:t>MainCollar</w:t>
      </w:r>
      <w:proofErr w:type="spellEnd"/>
      <w:r>
        <w:t xml:space="preserve"> should be added to the project. </w:t>
      </w:r>
      <w:r w:rsidR="00A92FC7">
        <w:t xml:space="preserve"> One should not add files in test directories. </w:t>
      </w:r>
    </w:p>
    <w:p w:rsidR="00A92FC7" w:rsidRDefault="00A92FC7" w:rsidP="00595354"/>
    <w:p w:rsidR="00A92FC7" w:rsidRDefault="00A92FC7" w:rsidP="00595354">
      <w:r>
        <w:t xml:space="preserve">The </w:t>
      </w:r>
      <w:proofErr w:type="spellStart"/>
      <w:r w:rsidR="00AB6AA2" w:rsidRPr="00211EAA">
        <w:t>Collar_Control_pkg.vhd</w:t>
      </w:r>
      <w:proofErr w:type="spellEnd"/>
      <w:r w:rsidR="00AB6AA2">
        <w:t xml:space="preserve"> </w:t>
      </w:r>
      <w:r>
        <w:t xml:space="preserve">is key. The startup shutdown </w:t>
      </w:r>
      <w:r w:rsidR="00AB6AA2">
        <w:t>entity</w:t>
      </w:r>
      <w:r>
        <w:t xml:space="preserve"> looks to this file to decide which devices to turn on. Collar only generates entities and systems which have been turned on in </w:t>
      </w:r>
      <w:proofErr w:type="spellStart"/>
      <w:r w:rsidRPr="00211EAA">
        <w:t>Collar_Control_pkg.vhd</w:t>
      </w:r>
      <w:proofErr w:type="spellEnd"/>
      <w:r>
        <w:t xml:space="preserve">. </w:t>
      </w:r>
      <w:r w:rsidR="00AB6AA2">
        <w:t xml:space="preserve"> Startup Shutdown will only signal the CPLD to turn on devices upon </w:t>
      </w:r>
      <w:proofErr w:type="spellStart"/>
      <w:r w:rsidR="00AB6AA2">
        <w:t>bootup</w:t>
      </w:r>
      <w:proofErr w:type="spellEnd"/>
      <w:r w:rsidR="00AB6AA2">
        <w:t xml:space="preserve"> which have been set to ON in the </w:t>
      </w:r>
      <w:proofErr w:type="spellStart"/>
      <w:r w:rsidR="00AB6AA2" w:rsidRPr="00211EAA">
        <w:t>Collar_Control_pkg.vhd</w:t>
      </w:r>
      <w:proofErr w:type="spellEnd"/>
      <w:r w:rsidR="00AB6AA2">
        <w:t>.</w:t>
      </w:r>
    </w:p>
    <w:p w:rsidR="00A92FC7" w:rsidRDefault="00A92FC7" w:rsidP="00595354">
      <w:r>
        <w:t xml:space="preserve">The system will automatically step through the booting of all systems one after the other upon boot/program of the full </w:t>
      </w:r>
      <w:proofErr w:type="spellStart"/>
      <w:r>
        <w:t>MainCollar</w:t>
      </w:r>
      <w:proofErr w:type="spellEnd"/>
      <w:r>
        <w:t xml:space="preserve"> systems. </w:t>
      </w:r>
    </w:p>
    <w:p w:rsidR="00A92FC7" w:rsidRDefault="00A92FC7" w:rsidP="00595354">
      <w:r>
        <w:t>One should get boot up of IMU/SDCARD/GPS/</w:t>
      </w:r>
      <w:proofErr w:type="spellStart"/>
      <w:r>
        <w:t>Flashblock</w:t>
      </w:r>
      <w:proofErr w:type="spellEnd"/>
      <w:r>
        <w:t>/SDRAM/MICROPHONES (if attache</w:t>
      </w:r>
      <w:r w:rsidR="00AB6AA2">
        <w:t>d)/SYSTEM TIME/I2C/OTHERS.</w:t>
      </w:r>
      <w:r>
        <w:t xml:space="preserve"> Plenty of bits will be flipping on both the main board and the daughter board. </w:t>
      </w:r>
    </w:p>
    <w:p w:rsidR="00F309ED" w:rsidRDefault="00F309ED">
      <w:r>
        <w:br w:type="page"/>
      </w:r>
    </w:p>
    <w:p w:rsidR="008F7D55" w:rsidRDefault="008F7D55" w:rsidP="008F7D55">
      <w:pPr>
        <w:rPr>
          <w:ins w:id="5" w:author="Casebeer, Christopher" w:date="2016-06-24T11:19:00Z"/>
          <w:b/>
        </w:rPr>
      </w:pPr>
      <w:ins w:id="6" w:author="Casebeer, Christopher" w:date="2016-06-24T11:19:00Z">
        <w:r>
          <w:rPr>
            <w:b/>
          </w:rPr>
          <w:lastRenderedPageBreak/>
          <w:t>Necessary Sensor Board Modifications</w:t>
        </w:r>
      </w:ins>
    </w:p>
    <w:p w:rsidR="008F7D55" w:rsidRDefault="008F7D55" w:rsidP="008F7D55">
      <w:pPr>
        <w:rPr>
          <w:ins w:id="7" w:author="Casebeer, Christopher" w:date="2016-06-24T11:19:00Z"/>
          <w:b/>
        </w:rPr>
      </w:pPr>
    </w:p>
    <w:p w:rsidR="008F7D55" w:rsidRDefault="008F7D55" w:rsidP="008F7D55">
      <w:pPr>
        <w:rPr>
          <w:ins w:id="8" w:author="Casebeer, Christopher" w:date="2016-06-24T11:20:00Z"/>
        </w:rPr>
        <w:pPrChange w:id="9" w:author="Casebeer, Christopher" w:date="2016-06-24T11:22:00Z">
          <w:pPr/>
        </w:pPrChange>
      </w:pPr>
      <w:ins w:id="10" w:author="Casebeer, Christopher" w:date="2016-06-24T11:19:00Z">
        <w:r w:rsidRPr="008F7D55">
          <w:rPr>
            <w:rPrChange w:id="11" w:author="Casebeer, Christopher" w:date="2016-06-24T11:19:00Z">
              <w:rPr>
                <w:b/>
              </w:rPr>
            </w:rPrChange>
          </w:rPr>
          <w:t>RTC Power Supply</w:t>
        </w:r>
      </w:ins>
    </w:p>
    <w:p w:rsidR="008F7D55" w:rsidRDefault="008F7D55" w:rsidP="008F7D55">
      <w:pPr>
        <w:rPr>
          <w:ins w:id="12" w:author="Casebeer, Christopher" w:date="2016-06-24T11:20:00Z"/>
        </w:rPr>
        <w:pPrChange w:id="13" w:author="Casebeer, Christopher" w:date="2016-06-24T11:22:00Z">
          <w:pPr/>
        </w:pPrChange>
      </w:pPr>
      <w:ins w:id="14" w:author="Casebeer, Christopher" w:date="2016-06-24T11:20:00Z">
        <w:r>
          <w:t>Issue:</w:t>
        </w:r>
      </w:ins>
    </w:p>
    <w:p w:rsidR="008F7D55" w:rsidRDefault="008F7D55" w:rsidP="008F7D55">
      <w:pPr>
        <w:rPr>
          <w:ins w:id="15" w:author="Casebeer, Christopher" w:date="2016-06-24T11:20:00Z"/>
        </w:rPr>
        <w:pPrChange w:id="16" w:author="Casebeer, Christopher" w:date="2016-06-24T11:22:00Z">
          <w:pPr/>
        </w:pPrChange>
      </w:pPr>
      <w:ins w:id="17" w:author="Casebeer, Christopher" w:date="2016-06-24T11:20:00Z">
        <w:r>
          <w:t xml:space="preserve">RTC will not run off the battery if the battery voltage drops too low. </w:t>
        </w:r>
      </w:ins>
    </w:p>
    <w:p w:rsidR="008F7D55" w:rsidRDefault="008F7D55" w:rsidP="008F7D55">
      <w:pPr>
        <w:rPr>
          <w:ins w:id="18" w:author="Casebeer, Christopher" w:date="2016-06-24T11:20:00Z"/>
        </w:rPr>
        <w:pPrChange w:id="19" w:author="Casebeer, Christopher" w:date="2016-06-24T11:22:00Z">
          <w:pPr/>
        </w:pPrChange>
      </w:pPr>
      <w:ins w:id="20" w:author="Casebeer, Christopher" w:date="2016-06-24T11:20:00Z">
        <w:r>
          <w:t xml:space="preserve">Fix: </w:t>
        </w:r>
      </w:ins>
    </w:p>
    <w:p w:rsidR="008F7D55" w:rsidRDefault="008F7D55" w:rsidP="008F7D55">
      <w:pPr>
        <w:rPr>
          <w:ins w:id="21" w:author="Casebeer, Christopher" w:date="2016-06-24T11:20:00Z"/>
        </w:rPr>
        <w:pPrChange w:id="22" w:author="Casebeer, Christopher" w:date="2016-06-24T11:22:00Z">
          <w:pPr/>
        </w:pPrChange>
      </w:pPr>
      <w:ins w:id="23" w:author="Casebeer, Christopher" w:date="2016-06-24T11:20:00Z">
        <w:r>
          <w:t xml:space="preserve">Tie the RTC clock VCC to the Battery Monitor’s internal LDO output. </w:t>
        </w:r>
      </w:ins>
    </w:p>
    <w:p w:rsidR="008F7D55" w:rsidRDefault="008F7D55" w:rsidP="008F7D55">
      <w:pPr>
        <w:rPr>
          <w:ins w:id="24" w:author="Casebeer, Christopher" w:date="2016-06-24T11:20:00Z"/>
        </w:rPr>
        <w:pPrChange w:id="25" w:author="Casebeer, Christopher" w:date="2016-06-24T11:22:00Z">
          <w:pPr/>
        </w:pPrChange>
      </w:pPr>
      <w:ins w:id="26" w:author="Casebeer, Christopher" w:date="2016-06-24T11:20:00Z">
        <w:r>
          <w:t xml:space="preserve">The VCC pin on RTC is </w:t>
        </w:r>
      </w:ins>
      <w:ins w:id="27" w:author="Casebeer, Christopher" w:date="2016-06-24T11:21:00Z">
        <w:r>
          <w:t>pin 8</w:t>
        </w:r>
      </w:ins>
      <w:ins w:id="28" w:author="Casebeer, Christopher" w:date="2016-06-24T11:20:00Z">
        <w:r>
          <w:t xml:space="preserve">. The LDO output on the battery monitor’s is labeled pin BI_TOUT. </w:t>
        </w:r>
      </w:ins>
    </w:p>
    <w:p w:rsidR="008F7D55" w:rsidRDefault="008F7D55" w:rsidP="008F7D55">
      <w:pPr>
        <w:rPr>
          <w:ins w:id="29" w:author="Casebeer, Christopher" w:date="2016-06-24T11:23:00Z"/>
        </w:rPr>
        <w:pPrChange w:id="30" w:author="Casebeer, Christopher" w:date="2016-06-24T11:22:00Z">
          <w:pPr/>
        </w:pPrChange>
      </w:pPr>
      <w:ins w:id="31" w:author="Casebeer, Christopher" w:date="2016-06-24T11:20:00Z">
        <w:r>
          <w:t>The battery monitor</w:t>
        </w:r>
        <w:r>
          <w:t xml:space="preserve"> is a surface mount ball grid</w:t>
        </w:r>
      </w:ins>
      <w:ins w:id="32" w:author="Casebeer, Christopher" w:date="2016-06-24T11:23:00Z">
        <w:r>
          <w:t xml:space="preserve"> and </w:t>
        </w:r>
      </w:ins>
      <w:ins w:id="33" w:author="Casebeer, Christopher" w:date="2016-06-24T11:21:00Z">
        <w:r>
          <w:t>the pins are unavailable</w:t>
        </w:r>
      </w:ins>
      <w:ins w:id="34" w:author="Casebeer, Christopher" w:date="2016-06-24T11:20:00Z">
        <w:r>
          <w:t>. However, you can get to the top of</w:t>
        </w:r>
      </w:ins>
      <w:ins w:id="35" w:author="Casebeer, Christopher" w:date="2016-06-24T11:23:00Z">
        <w:r>
          <w:t xml:space="preserve"> c</w:t>
        </w:r>
      </w:ins>
      <w:ins w:id="36" w:author="Casebeer, Christopher" w:date="2016-06-24T11:20:00Z">
        <w:r>
          <w:t>ap C57. Attach</w:t>
        </w:r>
      </w:ins>
      <w:ins w:id="37" w:author="Casebeer, Christopher" w:date="2016-06-24T11:21:00Z">
        <w:r>
          <w:t xml:space="preserve"> a</w:t>
        </w:r>
      </w:ins>
      <w:ins w:id="38" w:author="Casebeer, Christopher" w:date="2016-06-24T11:20:00Z">
        <w:r>
          <w:t xml:space="preserve"> wire there and</w:t>
        </w:r>
        <w:r>
          <w:t xml:space="preserve"> run to the RTC VCC. Disconnect the VCC pin of the RTC off the pad.  One point is on the top of the sensor board. The other point is on the bottom of the sensor board.</w:t>
        </w:r>
      </w:ins>
    </w:p>
    <w:p w:rsidR="008F7D55" w:rsidRDefault="008F7D55" w:rsidP="008F7D55">
      <w:pPr>
        <w:rPr>
          <w:ins w:id="39" w:author="Casebeer, Christopher" w:date="2016-06-24T11:23:00Z"/>
        </w:rPr>
        <w:pPrChange w:id="40" w:author="Casebeer, Christopher" w:date="2016-06-24T11:22:00Z">
          <w:pPr/>
        </w:pPrChange>
      </w:pPr>
    </w:p>
    <w:p w:rsidR="008F7D55" w:rsidRDefault="008F7D55" w:rsidP="008F7D55">
      <w:pPr>
        <w:rPr>
          <w:ins w:id="41" w:author="Casebeer, Christopher" w:date="2016-06-24T11:25:00Z"/>
          <w:noProof/>
        </w:rPr>
        <w:pPrChange w:id="42" w:author="Casebeer, Christopher" w:date="2016-06-24T11:22:00Z">
          <w:pPr/>
        </w:pPrChange>
      </w:pPr>
    </w:p>
    <w:p w:rsidR="008F7D55" w:rsidRDefault="008F7D55" w:rsidP="008F7D55">
      <w:pPr>
        <w:keepNext/>
        <w:rPr>
          <w:ins w:id="43" w:author="Casebeer, Christopher" w:date="2016-06-24T11:26:00Z"/>
        </w:rPr>
        <w:pPrChange w:id="44" w:author="Casebeer, Christopher" w:date="2016-06-24T11:26:00Z">
          <w:pPr/>
        </w:pPrChange>
      </w:pPr>
      <w:ins w:id="45" w:author="Casebeer, Christopher" w:date="2016-06-24T11:25:00Z">
        <w:r>
          <w:rPr>
            <w:noProof/>
          </w:rPr>
          <mc:AlternateContent>
            <mc:Choice Requires="wps">
              <w:drawing>
                <wp:anchor distT="0" distB="0" distL="114300" distR="114300" simplePos="0" relativeHeight="251714560" behindDoc="0" locked="0" layoutInCell="1" allowOverlap="1" wp14:anchorId="3BE88DE7" wp14:editId="6398A3F1">
                  <wp:simplePos x="0" y="0"/>
                  <wp:positionH relativeFrom="column">
                    <wp:posOffset>2546856</wp:posOffset>
                  </wp:positionH>
                  <wp:positionV relativeFrom="paragraph">
                    <wp:posOffset>322832</wp:posOffset>
                  </wp:positionV>
                  <wp:extent cx="723667" cy="1256599"/>
                  <wp:effectExtent l="38100" t="19050" r="19685" b="39370"/>
                  <wp:wrapNone/>
                  <wp:docPr id="14" name="Straight Arrow Connector 14"/>
                  <wp:cNvGraphicFramePr/>
                  <a:graphic xmlns:a="http://schemas.openxmlformats.org/drawingml/2006/main">
                    <a:graphicData uri="http://schemas.microsoft.com/office/word/2010/wordprocessingShape">
                      <wps:wsp>
                        <wps:cNvCnPr/>
                        <wps:spPr>
                          <a:xfrm flipH="1">
                            <a:off x="0" y="0"/>
                            <a:ext cx="723667" cy="1256599"/>
                          </a:xfrm>
                          <a:prstGeom prst="straightConnector1">
                            <a:avLst/>
                          </a:prstGeom>
                          <a:ln w="28575">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7C023" id="_x0000_t32" coordsize="21600,21600" o:spt="32" o:oned="t" path="m,l21600,21600e" filled="f">
                  <v:path arrowok="t" fillok="f" o:connecttype="none"/>
                  <o:lock v:ext="edit" shapetype="t"/>
                </v:shapetype>
                <v:shape id="Straight Arrow Connector 14" o:spid="_x0000_s1026" type="#_x0000_t32" style="position:absolute;margin-left:200.55pt;margin-top:25.4pt;width:57pt;height:98.9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" strokecolor="red" strokeweight="2.25pt">
                  <v:stroke dashstyle="3 1" endarrow="block" joinstyle="miter"/>
                </v:shape>
              </w:pict>
            </mc:Fallback>
          </mc:AlternateContent>
        </w:r>
        <w:r>
          <w:rPr>
            <w:noProof/>
          </w:rPr>
          <w:drawing>
            <wp:inline distT="0" distB="0" distL="0" distR="0" wp14:anchorId="71D64A43" wp14:editId="44EBD3E4">
              <wp:extent cx="362902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74" t="7279" r="17468" b="18716"/>
                      <a:stretch/>
                    </pic:blipFill>
                    <pic:spPr bwMode="auto">
                      <a:xfrm>
                        <a:off x="0" y="0"/>
                        <a:ext cx="3629025" cy="2905125"/>
                      </a:xfrm>
                      <a:prstGeom prst="rect">
                        <a:avLst/>
                      </a:prstGeom>
                      <a:ln>
                        <a:noFill/>
                      </a:ln>
                      <a:extLst>
                        <a:ext uri="{53640926-AAD7-44D8-BBD7-CCE9431645EC}">
                          <a14:shadowObscured xmlns:a14="http://schemas.microsoft.com/office/drawing/2010/main"/>
                        </a:ext>
                      </a:extLst>
                    </pic:spPr>
                  </pic:pic>
                </a:graphicData>
              </a:graphic>
            </wp:inline>
          </w:drawing>
        </w:r>
      </w:ins>
    </w:p>
    <w:p w:rsidR="008F7D55" w:rsidRDefault="008F7D55" w:rsidP="008F7D55">
      <w:pPr>
        <w:pStyle w:val="Caption"/>
        <w:rPr>
          <w:ins w:id="46" w:author="Casebeer, Christopher" w:date="2016-06-24T11:26:00Z"/>
        </w:rPr>
        <w:pPrChange w:id="47" w:author="Casebeer, Christopher" w:date="2016-06-24T11:26:00Z">
          <w:pPr/>
        </w:pPrChange>
      </w:pPr>
      <w:ins w:id="48" w:author="Casebeer, Christopher" w:date="2016-06-24T11:26:00Z">
        <w:r>
          <w:t xml:space="preserve">Figure </w:t>
        </w:r>
        <w:r>
          <w:fldChar w:fldCharType="begin"/>
        </w:r>
        <w:r>
          <w:instrText xml:space="preserve"> SEQ Figure \* ARABIC </w:instrText>
        </w:r>
      </w:ins>
      <w:r>
        <w:fldChar w:fldCharType="separate"/>
      </w:r>
      <w:ins w:id="49" w:author="Casebeer, Christopher" w:date="2016-06-24T11:28:00Z">
        <w:r>
          <w:rPr>
            <w:noProof/>
          </w:rPr>
          <w:t>6</w:t>
        </w:r>
      </w:ins>
      <w:ins w:id="50" w:author="Casebeer, Christopher" w:date="2016-06-24T11:26:00Z">
        <w:r>
          <w:fldChar w:fldCharType="end"/>
        </w:r>
        <w:r>
          <w:t xml:space="preserve"> RTC VCC Pin</w:t>
        </w:r>
      </w:ins>
    </w:p>
    <w:p w:rsidR="008F7D55" w:rsidRDefault="008F7D55" w:rsidP="008F7D55">
      <w:pPr>
        <w:rPr>
          <w:ins w:id="51" w:author="Casebeer, Christopher" w:date="2016-06-24T11:26:00Z"/>
        </w:rPr>
        <w:pPrChange w:id="52" w:author="Casebeer, Christopher" w:date="2016-06-24T11:26:00Z">
          <w:pPr/>
        </w:pPrChange>
      </w:pPr>
    </w:p>
    <w:p w:rsidR="008F7D55" w:rsidRDefault="008F7D55" w:rsidP="008F7D55">
      <w:pPr>
        <w:rPr>
          <w:ins w:id="53" w:author="Casebeer, Christopher" w:date="2016-06-24T11:27:00Z"/>
          <w:noProof/>
        </w:rPr>
        <w:pPrChange w:id="54" w:author="Casebeer, Christopher" w:date="2016-06-24T11:26:00Z">
          <w:pPr/>
        </w:pPrChange>
      </w:pPr>
    </w:p>
    <w:p w:rsidR="008F7D55" w:rsidRDefault="008F7D55" w:rsidP="008F7D55">
      <w:pPr>
        <w:keepNext/>
        <w:rPr>
          <w:ins w:id="55" w:author="Casebeer, Christopher" w:date="2016-06-24T11:28:00Z"/>
        </w:rPr>
        <w:pPrChange w:id="56" w:author="Casebeer, Christopher" w:date="2016-06-24T11:28:00Z">
          <w:pPr/>
        </w:pPrChange>
      </w:pPr>
      <w:ins w:id="57" w:author="Casebeer, Christopher" w:date="2016-06-24T11:27:00Z">
        <w:r>
          <w:rPr>
            <w:noProof/>
          </w:rPr>
          <w:lastRenderedPageBreak/>
          <mc:AlternateContent>
            <mc:Choice Requires="wps">
              <w:drawing>
                <wp:anchor distT="0" distB="0" distL="114300" distR="114300" simplePos="0" relativeHeight="251716608" behindDoc="0" locked="0" layoutInCell="1" allowOverlap="1" wp14:anchorId="5FAEB9A4" wp14:editId="4D14B29A">
                  <wp:simplePos x="0" y="0"/>
                  <wp:positionH relativeFrom="column">
                    <wp:posOffset>2109322</wp:posOffset>
                  </wp:positionH>
                  <wp:positionV relativeFrom="paragraph">
                    <wp:posOffset>-195244</wp:posOffset>
                  </wp:positionV>
                  <wp:extent cx="723667" cy="1256599"/>
                  <wp:effectExtent l="38100" t="19050" r="19685" b="39370"/>
                  <wp:wrapNone/>
                  <wp:docPr id="26" name="Straight Arrow Connector 26"/>
                  <wp:cNvGraphicFramePr/>
                  <a:graphic xmlns:a="http://schemas.openxmlformats.org/drawingml/2006/main">
                    <a:graphicData uri="http://schemas.microsoft.com/office/word/2010/wordprocessingShape">
                      <wps:wsp>
                        <wps:cNvCnPr/>
                        <wps:spPr>
                          <a:xfrm flipH="1">
                            <a:off x="0" y="0"/>
                            <a:ext cx="723667" cy="1256599"/>
                          </a:xfrm>
                          <a:prstGeom prst="straightConnector1">
                            <a:avLst/>
                          </a:prstGeom>
                          <a:ln w="28575">
                            <a:solidFill>
                              <a:schemeClr val="accent3">
                                <a:lumMod val="40000"/>
                                <a:lumOff val="60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E8819" id="Straight Arrow Connector 26" o:spid="_x0000_s1026" type="#_x0000_t32" style="position:absolute;margin-left:166.1pt;margin-top:-15.35pt;width:57pt;height:98.9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" strokecolor="#dbdbdb [1302]" strokeweight="2.25pt">
                  <v:stroke dashstyle="3 1" endarrow="block" joinstyle="miter"/>
                </v:shape>
              </w:pict>
            </mc:Fallback>
          </mc:AlternateContent>
        </w:r>
      </w:ins>
      <w:ins w:id="58" w:author="Casebeer, Christopher" w:date="2016-06-24T11:26:00Z">
        <w:r>
          <w:rPr>
            <w:noProof/>
          </w:rPr>
          <w:drawing>
            <wp:inline distT="0" distB="0" distL="0" distR="0" wp14:anchorId="2E14989C" wp14:editId="672F6A44">
              <wp:extent cx="3382645" cy="2681492"/>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23" t="10146" r="18256" b="21535"/>
                      <a:stretch/>
                    </pic:blipFill>
                    <pic:spPr bwMode="auto">
                      <a:xfrm>
                        <a:off x="0" y="0"/>
                        <a:ext cx="3383152" cy="2681894"/>
                      </a:xfrm>
                      <a:prstGeom prst="rect">
                        <a:avLst/>
                      </a:prstGeom>
                      <a:ln>
                        <a:noFill/>
                      </a:ln>
                      <a:extLst>
                        <a:ext uri="{53640926-AAD7-44D8-BBD7-CCE9431645EC}">
                          <a14:shadowObscured xmlns:a14="http://schemas.microsoft.com/office/drawing/2010/main"/>
                        </a:ext>
                      </a:extLst>
                    </pic:spPr>
                  </pic:pic>
                </a:graphicData>
              </a:graphic>
            </wp:inline>
          </w:drawing>
        </w:r>
      </w:ins>
    </w:p>
    <w:p w:rsidR="008F7D55" w:rsidRPr="008F7D55" w:rsidRDefault="008F7D55" w:rsidP="008F7D55">
      <w:pPr>
        <w:pStyle w:val="Caption"/>
        <w:rPr>
          <w:ins w:id="59" w:author="Casebeer, Christopher" w:date="2016-06-24T11:23:00Z"/>
          <w:rPrChange w:id="60" w:author="Casebeer, Christopher" w:date="2016-06-24T11:26:00Z">
            <w:rPr>
              <w:ins w:id="61" w:author="Casebeer, Christopher" w:date="2016-06-24T11:23:00Z"/>
            </w:rPr>
          </w:rPrChange>
        </w:rPr>
        <w:pPrChange w:id="62" w:author="Casebeer, Christopher" w:date="2016-06-24T11:28:00Z">
          <w:pPr/>
        </w:pPrChange>
      </w:pPr>
      <w:ins w:id="63" w:author="Casebeer, Christopher" w:date="2016-06-24T11:28:00Z">
        <w:r>
          <w:t xml:space="preserve">Figure </w:t>
        </w:r>
        <w:r>
          <w:fldChar w:fldCharType="begin"/>
        </w:r>
        <w:r>
          <w:instrText xml:space="preserve"> SEQ Figure \* ARABIC </w:instrText>
        </w:r>
      </w:ins>
      <w:r>
        <w:fldChar w:fldCharType="separate"/>
      </w:r>
      <w:ins w:id="64" w:author="Casebeer, Christopher" w:date="2016-06-24T11:28:00Z">
        <w:r>
          <w:rPr>
            <w:noProof/>
          </w:rPr>
          <w:t>7</w:t>
        </w:r>
        <w:r>
          <w:fldChar w:fldCharType="end"/>
        </w:r>
        <w:r>
          <w:t xml:space="preserve"> Battery Monitor LDO Output Point</w:t>
        </w:r>
      </w:ins>
      <w:bookmarkStart w:id="65" w:name="_GoBack"/>
      <w:bookmarkEnd w:id="65"/>
    </w:p>
    <w:p w:rsidR="008F7D55" w:rsidRDefault="008F7D55" w:rsidP="008F7D55">
      <w:pPr>
        <w:rPr>
          <w:ins w:id="66" w:author="Casebeer, Christopher" w:date="2016-06-24T11:22:00Z"/>
        </w:rPr>
        <w:pPrChange w:id="67" w:author="Casebeer, Christopher" w:date="2016-06-24T11:22:00Z">
          <w:pPr/>
        </w:pPrChange>
      </w:pPr>
    </w:p>
    <w:p w:rsidR="008F7D55" w:rsidRDefault="008F7D55" w:rsidP="008F7D55">
      <w:pPr>
        <w:rPr>
          <w:ins w:id="68" w:author="Casebeer, Christopher" w:date="2016-06-24T11:22:00Z"/>
        </w:rPr>
        <w:pPrChange w:id="69" w:author="Casebeer, Christopher" w:date="2016-06-24T11:22:00Z">
          <w:pPr/>
        </w:pPrChange>
      </w:pPr>
      <w:ins w:id="70" w:author="Casebeer, Christopher" w:date="2016-06-24T11:22:00Z">
        <w:r>
          <w:t>TXRX Reset Line</w:t>
        </w:r>
      </w:ins>
    </w:p>
    <w:p w:rsidR="008F7D55" w:rsidRDefault="008F7D55" w:rsidP="008F7D55">
      <w:pPr>
        <w:rPr>
          <w:ins w:id="71" w:author="Casebeer, Christopher" w:date="2016-06-24T11:22:00Z"/>
        </w:rPr>
        <w:pPrChange w:id="72" w:author="Casebeer, Christopher" w:date="2016-06-24T11:22:00Z">
          <w:pPr/>
        </w:pPrChange>
      </w:pPr>
      <w:ins w:id="73" w:author="Casebeer, Christopher" w:date="2016-06-24T11:22:00Z">
        <w:r>
          <w:t xml:space="preserve">The TXRX reset line is left floating on this revision. The reset line must be tied </w:t>
        </w:r>
        <w:proofErr w:type="gramStart"/>
        <w:r>
          <w:t>to ?</w:t>
        </w:r>
        <w:proofErr w:type="gramEnd"/>
      </w:ins>
    </w:p>
    <w:p w:rsidR="008F7D55" w:rsidRDefault="008F7D55" w:rsidP="008F7D55">
      <w:pPr>
        <w:rPr>
          <w:ins w:id="74" w:author="Casebeer, Christopher" w:date="2016-06-24T11:20:00Z"/>
        </w:rPr>
        <w:pPrChange w:id="75" w:author="Casebeer, Christopher" w:date="2016-06-24T11:22:00Z">
          <w:pPr/>
        </w:pPrChange>
      </w:pPr>
    </w:p>
    <w:p w:rsidR="008F7D55" w:rsidRDefault="008F7D55" w:rsidP="00F309ED">
      <w:pPr>
        <w:rPr>
          <w:ins w:id="76" w:author="Casebeer, Christopher" w:date="2016-06-24T11:19:00Z"/>
          <w:b/>
        </w:rPr>
      </w:pPr>
    </w:p>
    <w:p w:rsidR="008F7D55" w:rsidRDefault="008F7D55" w:rsidP="00F309ED">
      <w:pPr>
        <w:rPr>
          <w:ins w:id="77" w:author="Casebeer, Christopher" w:date="2016-06-24T11:19:00Z"/>
          <w:b/>
        </w:rPr>
      </w:pPr>
    </w:p>
    <w:p w:rsidR="00F309ED" w:rsidRDefault="00F309ED" w:rsidP="00F309ED">
      <w:pPr>
        <w:rPr>
          <w:b/>
        </w:rPr>
      </w:pPr>
      <w:r>
        <w:rPr>
          <w:b/>
        </w:rPr>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are the pullups on the following FPGA pins. The FPGA pin guidelines for the Cyclone V E series indicates these should all be pulled up. In the </w:t>
      </w:r>
      <w:proofErr w:type="spellStart"/>
      <w:r>
        <w:t>audiorecording_collar</w:t>
      </w:r>
      <w:proofErr w:type="spellEnd"/>
      <w:r>
        <w:t xml:space="preserve"> these pullups were added to the board design. In the </w:t>
      </w:r>
      <w:proofErr w:type="spellStart"/>
      <w:r>
        <w:t>devboard_powermonitor</w:t>
      </w:r>
      <w:proofErr w:type="spellEnd"/>
      <w:r>
        <w:t xml:space="preserve"> these pullups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022F17" w:rsidRDefault="00022F17" w:rsidP="00F309ED">
      <w:pPr>
        <w:spacing w:after="0" w:line="240" w:lineRule="auto"/>
      </w:pPr>
    </w:p>
    <w:p w:rsidR="00022F17" w:rsidRDefault="00022F17" w:rsidP="00F309ED">
      <w:pPr>
        <w:spacing w:after="0" w:line="240" w:lineRule="auto"/>
      </w:pPr>
    </w:p>
    <w:p w:rsidR="00022F17" w:rsidRPr="00022F17" w:rsidRDefault="00022F17" w:rsidP="00F309ED">
      <w:pPr>
        <w:spacing w:after="0" w:line="240" w:lineRule="auto"/>
        <w:rPr>
          <w:b/>
        </w:rPr>
      </w:pPr>
      <w:r w:rsidRPr="00022F17">
        <w:rPr>
          <w:b/>
        </w:rPr>
        <w:t>Use of the Convert Programming Files Menu</w:t>
      </w:r>
    </w:p>
    <w:p w:rsidR="00022F17" w:rsidRDefault="00022F17" w:rsidP="00F309ED">
      <w:pPr>
        <w:spacing w:after="0" w:line="240" w:lineRule="auto"/>
      </w:pPr>
    </w:p>
    <w:p w:rsidR="00022F17" w:rsidRDefault="00022F17" w:rsidP="00022F17">
      <w:r>
        <w:t xml:space="preserve">Conversion of a SOF to POF is done through the Convert Programming Files section of the </w:t>
      </w:r>
      <w:proofErr w:type="spellStart"/>
      <w:r>
        <w:t>Quartus</w:t>
      </w:r>
      <w:proofErr w:type="spellEnd"/>
      <w:r>
        <w:t xml:space="preserve"> Application. It is located under the Files menu. </w:t>
      </w:r>
    </w:p>
    <w:p w:rsidR="00022F17" w:rsidRDefault="00022F17" w:rsidP="00022F17">
      <w:pPr>
        <w:rPr>
          <w:noProof/>
        </w:rPr>
      </w:pPr>
    </w:p>
    <w:p w:rsidR="00022F17" w:rsidRDefault="00022F17" w:rsidP="00022F17">
      <w:r>
        <w:rPr>
          <w:noProof/>
        </w:rPr>
        <w:lastRenderedPageBreak/>
        <mc:AlternateContent>
          <mc:Choice Requires="wps">
            <w:drawing>
              <wp:anchor distT="0" distB="0" distL="114300" distR="114300" simplePos="0" relativeHeight="251701248" behindDoc="0" locked="0" layoutInCell="1" allowOverlap="1" wp14:anchorId="50FAF699" wp14:editId="46D321C0">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48DAAD4" id="Rectangle 80" o:spid="_x0000_s1026" style="position:absolute;margin-left:-10.2pt;margin-top:220.05pt;width:41pt;height:13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2CC2983F" wp14:editId="40576607">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5074D29" id="Rectangle 79" o:spid="_x0000_s1026" style="position:absolute;margin-left:9.5pt;margin-top:154.05pt;width:192pt;height:3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73F1FCC5" wp14:editId="257B16CA">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2981663" id="Rectangle 78" o:spid="_x0000_s1026" style="position:absolute;margin-left:-10.2pt;margin-top:175.05pt;width:41pt;height:13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E261BB8" wp14:editId="170267F8">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B45FF42" id="Rectangle 77" o:spid="_x0000_s1026" style="position:absolute;margin-left:370pt;margin-top:77.55pt;width:88pt;height:1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525B4DF7" wp14:editId="13CAD167">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1C13978" id="Rectangle 76" o:spid="_x0000_s1026" style="position:absolute;margin-left:141pt;margin-top:80.05pt;width:88pt;height:1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6D019A2" wp14:editId="5874450D">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C5DAEEE" id="Rectangle 75" o:spid="_x0000_s1026" style="position:absolute;margin-left:5pt;margin-top:80.05pt;width:88pt;height:1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Pr>
          <w:noProof/>
        </w:rPr>
        <w:drawing>
          <wp:inline distT="0" distB="0" distL="0" distR="0" wp14:anchorId="7F89DE75" wp14:editId="67282D6E">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22F17" w:rsidRDefault="00022F17" w:rsidP="00022F17"/>
    <w:p w:rsidR="00022F17" w:rsidRDefault="00022F17" w:rsidP="00022F17">
      <w:r>
        <w:t xml:space="preserve">Parallel flash loader has been changed in the CPLD project to look for the FPGA image in flash from a certain offset. PFL also looks for option bits at a certain offset. This hard coding of addresses makes the system more robust. It also allows you to verify the FPGA image in the flash using the programmer. </w:t>
      </w:r>
    </w:p>
    <w:p w:rsidR="00022F17" w:rsidRDefault="00022F17" w:rsidP="00022F17">
      <w:r>
        <w:t xml:space="preserve">Important check boxes. </w:t>
      </w:r>
    </w:p>
    <w:p w:rsidR="00022F17" w:rsidRDefault="00022F17" w:rsidP="00022F17">
      <w:r>
        <w:t>Configuration device: CFI_128Mb 1-bit Passive Serial.</w:t>
      </w:r>
    </w:p>
    <w:p w:rsidR="00022F17" w:rsidRDefault="00022F17" w:rsidP="00022F17">
      <w:r>
        <w:t xml:space="preserve">Note the odd choice of CFI_128Mb, when the actual chip is a QSPI_128Mb. This is explained by Altera here: </w:t>
      </w:r>
      <w:hyperlink r:id="rId21" w:history="1">
        <w:r w:rsidRPr="00886C7B">
          <w:rPr>
            <w:rStyle w:val="Hyperlink"/>
          </w:rPr>
          <w:t>https://www.altera.com/support/support-resources/knowledge-base/solutions/rd05082012_592.html</w:t>
        </w:r>
      </w:hyperlink>
    </w:p>
    <w:p w:rsidR="00022F17" w:rsidRDefault="00022F17" w:rsidP="00022F17">
      <w:r>
        <w:t xml:space="preserve">Check the name and location of your </w:t>
      </w:r>
      <w:proofErr w:type="spellStart"/>
      <w:r>
        <w:t>output.pof</w:t>
      </w:r>
      <w:proofErr w:type="spellEnd"/>
      <w:r>
        <w:t xml:space="preserve"> file. </w:t>
      </w:r>
    </w:p>
    <w:p w:rsidR="00022F17" w:rsidRDefault="00022F17" w:rsidP="00022F17">
      <w:r>
        <w:t xml:space="preserve">Add the FPGA .SOF to the .POF by double clicking the SOF_DATA Page_0. Browse to where the .SOF image was compiled. </w:t>
      </w:r>
    </w:p>
    <w:p w:rsidR="00022F17" w:rsidRDefault="00022F17" w:rsidP="00022F17">
      <w:r>
        <w:t xml:space="preserve">We now change where in the POF this image will be offset. </w:t>
      </w:r>
    </w:p>
    <w:p w:rsidR="00022F17" w:rsidRDefault="00022F17" w:rsidP="00022F17">
      <w:r>
        <w:t xml:space="preserve">Click the SOF DATA and hit properties off to the right. </w:t>
      </w:r>
    </w:p>
    <w:p w:rsidR="00022F17" w:rsidRDefault="00022F17" w:rsidP="00022F17">
      <w:r>
        <w:rPr>
          <w:noProof/>
        </w:rPr>
        <w:lastRenderedPageBreak/>
        <w:drawing>
          <wp:inline distT="0" distB="0" distL="0" distR="0" wp14:anchorId="0B63C9C7" wp14:editId="0E409197">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3781425"/>
                    </a:xfrm>
                    <a:prstGeom prst="rect">
                      <a:avLst/>
                    </a:prstGeom>
                  </pic:spPr>
                </pic:pic>
              </a:graphicData>
            </a:graphic>
          </wp:inline>
        </w:drawing>
      </w:r>
      <w:r>
        <w:t xml:space="preserve"> </w:t>
      </w:r>
    </w:p>
    <w:p w:rsidR="00022F17" w:rsidRDefault="00022F17" w:rsidP="00022F17">
      <w:r>
        <w:br/>
        <w:t>Change the address mode to “start”</w:t>
      </w:r>
    </w:p>
    <w:p w:rsidR="00022F17" w:rsidRDefault="00022F17" w:rsidP="00022F17">
      <w:r>
        <w:t xml:space="preserve">Change the offset to 0x40_0000. This location is coded into the option bits of the POF image. The PFL IP is not aware of this location. It looks to the option bits which then point to this location. </w:t>
      </w:r>
    </w:p>
    <w:p w:rsidR="00022F17" w:rsidRDefault="00022F17" w:rsidP="00022F17">
      <w:r>
        <w:t xml:space="preserve">Now click the “Options/Boot Info…” in the main convert screen. </w:t>
      </w:r>
    </w:p>
    <w:p w:rsidR="00022F17" w:rsidRDefault="00022F17" w:rsidP="00022F17">
      <w:r>
        <w:rPr>
          <w:noProof/>
        </w:rPr>
        <w:drawing>
          <wp:inline distT="0" distB="0" distL="0" distR="0" wp14:anchorId="5E1E0D78" wp14:editId="41F7969A">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266825"/>
                    </a:xfrm>
                    <a:prstGeom prst="rect">
                      <a:avLst/>
                    </a:prstGeom>
                  </pic:spPr>
                </pic:pic>
              </a:graphicData>
            </a:graphic>
          </wp:inline>
        </w:drawing>
      </w:r>
    </w:p>
    <w:p w:rsidR="00022F17" w:rsidRDefault="00022F17" w:rsidP="00022F17">
      <w:r>
        <w:t xml:space="preserve">Change the option bits so that </w:t>
      </w:r>
      <w:proofErr w:type="gramStart"/>
      <w:r>
        <w:t>the reside</w:t>
      </w:r>
      <w:proofErr w:type="gramEnd"/>
      <w:r>
        <w:t xml:space="preserve"> at 0x30_0000 in the POF. This address is coded into the PFL IP loaded into the CPLD image. </w:t>
      </w:r>
    </w:p>
    <w:p w:rsidR="00022F17" w:rsidRDefault="00022F17" w:rsidP="00022F17">
      <w:r>
        <w:t xml:space="preserve">Hit Generate in the main window. The POF is now ready to be loaded to flash. </w:t>
      </w:r>
    </w:p>
    <w:p w:rsidR="00022F17" w:rsidRDefault="00022F17" w:rsidP="00022F17">
      <w:r>
        <w:t xml:space="preserve">In the </w:t>
      </w:r>
      <w:proofErr w:type="spellStart"/>
      <w:r>
        <w:t>Quartus</w:t>
      </w:r>
      <w:proofErr w:type="spellEnd"/>
      <w:r>
        <w:t xml:space="preserve"> programmer, program the POF to the flash. </w:t>
      </w:r>
    </w:p>
    <w:p w:rsidR="00584926" w:rsidRDefault="00584926" w:rsidP="00022F17"/>
    <w:p w:rsidR="00584926" w:rsidRDefault="00584926" w:rsidP="00022F17"/>
    <w:p w:rsidR="00584926" w:rsidRDefault="00584926" w:rsidP="00022F17">
      <w:r>
        <w:lastRenderedPageBreak/>
        <w:t xml:space="preserve">The PFL which is loaded into the CPLD RUNTIME image is the one which is aware of the option bits location. The PFL which is loaded to the Flashing loading CPLD doesn’t care about option bit locations. </w:t>
      </w:r>
    </w:p>
    <w:p w:rsidR="00584926" w:rsidRDefault="00584926" w:rsidP="00022F17">
      <w:r>
        <w:t xml:space="preserve">Here is the relevant IP screen for the runtime CPLD PFL. </w:t>
      </w:r>
    </w:p>
    <w:p w:rsidR="00584926" w:rsidRDefault="00584926" w:rsidP="00022F17"/>
    <w:p w:rsidR="00584926" w:rsidRDefault="00584926" w:rsidP="00022F17">
      <w:r>
        <w:rPr>
          <w:noProof/>
        </w:rPr>
        <mc:AlternateContent>
          <mc:Choice Requires="wps">
            <w:drawing>
              <wp:anchor distT="0" distB="0" distL="114300" distR="114300" simplePos="0" relativeHeight="251702272" behindDoc="0" locked="0" layoutInCell="1" allowOverlap="1">
                <wp:simplePos x="0" y="0"/>
                <wp:positionH relativeFrom="column">
                  <wp:posOffset>3895725</wp:posOffset>
                </wp:positionH>
                <wp:positionV relativeFrom="paragraph">
                  <wp:posOffset>1409700</wp:posOffset>
                </wp:positionV>
                <wp:extent cx="1924050" cy="276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9240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AC3CF37" id="Rectangle 24" o:spid="_x0000_s1026" style="position:absolute;margin-left:306.75pt;margin-top:111pt;width:151.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" filled="f" strokecolor="red" strokeweight="1pt"/>
            </w:pict>
          </mc:Fallback>
        </mc:AlternateContent>
      </w:r>
      <w:r>
        <w:rPr>
          <w:noProof/>
        </w:rPr>
        <w:drawing>
          <wp:inline distT="0" distB="0" distL="0" distR="0" wp14:anchorId="0E20D292" wp14:editId="200DD833">
            <wp:extent cx="5943600" cy="4269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69740"/>
                    </a:xfrm>
                    <a:prstGeom prst="rect">
                      <a:avLst/>
                    </a:prstGeom>
                  </pic:spPr>
                </pic:pic>
              </a:graphicData>
            </a:graphic>
          </wp:inline>
        </w:drawing>
      </w:r>
    </w:p>
    <w:p w:rsidR="00022F17" w:rsidRDefault="00022F17" w:rsidP="00F309ED">
      <w:pPr>
        <w:spacing w:after="0" w:line="240" w:lineRule="auto"/>
      </w:pPr>
    </w:p>
    <w:p w:rsidR="00F309ED" w:rsidRDefault="00F309ED" w:rsidP="00F309ED">
      <w:pPr>
        <w:spacing w:after="0" w:line="240" w:lineRule="auto"/>
      </w:pPr>
    </w:p>
    <w:p w:rsidR="00F309ED" w:rsidRDefault="00F309ED" w:rsidP="00C71C35"/>
    <w:p w:rsidR="007970AB" w:rsidRDefault="00607679" w:rsidP="007970AB">
      <w:pPr>
        <w:spacing w:after="0" w:line="240" w:lineRule="auto"/>
        <w:rPr>
          <w:b/>
        </w:rPr>
      </w:pPr>
      <w:r>
        <w:rPr>
          <w:b/>
        </w:rPr>
        <w:t>If a bad FPGA image was programmed to flash, this is the recovery procedure.</w:t>
      </w:r>
    </w:p>
    <w:p w:rsidR="00607679" w:rsidRPr="00F309ED" w:rsidRDefault="00607679" w:rsidP="007970AB">
      <w:pPr>
        <w:spacing w:after="0" w:line="240" w:lineRule="auto"/>
        <w:rPr>
          <w:b/>
        </w:rPr>
      </w:pPr>
      <w:r>
        <w:rPr>
          <w:b/>
        </w:rPr>
        <w:t xml:space="preserve">A bad </w:t>
      </w:r>
      <w:proofErr w:type="spellStart"/>
      <w:r>
        <w:rPr>
          <w:b/>
        </w:rPr>
        <w:t>autobooted</w:t>
      </w:r>
      <w:proofErr w:type="spellEnd"/>
      <w:r>
        <w:rPr>
          <w:b/>
        </w:rPr>
        <w:t xml:space="preserve"> FPGA image can lock the JTAG chain as it is multiplexed on the board. </w:t>
      </w:r>
    </w:p>
    <w:p w:rsidR="007970AB" w:rsidRDefault="007970AB" w:rsidP="007970AB">
      <w:pPr>
        <w:spacing w:after="0" w:line="240" w:lineRule="auto"/>
      </w:pPr>
    </w:p>
    <w:p w:rsidR="007970AB" w:rsidRDefault="007970AB" w:rsidP="007970AB">
      <w:pPr>
        <w:spacing w:after="0" w:line="240" w:lineRule="auto"/>
      </w:pPr>
      <w:r>
        <w:t xml:space="preserve">Short </w:t>
      </w:r>
      <w:proofErr w:type="gramStart"/>
      <w:r>
        <w:t>not(</w:t>
      </w:r>
      <w:proofErr w:type="gramEnd"/>
      <w:r>
        <w:t xml:space="preserve">OE) and 1.8V on the octal buffer. This will prevent booting the FPGA out of flash, and the CPLD alone will remain on the JTAG chain. The OE pin is highlighted in the image below. It is the lower pin on the board when looking at it from the front. You can either tack to the pin itself or scrape the solder mask from the filled via which is nearby and routes from the pin before going into the board. </w:t>
      </w:r>
      <w:r>
        <w:br/>
      </w:r>
    </w:p>
    <w:p w:rsidR="007970AB" w:rsidRDefault="007970AB" w:rsidP="007970AB">
      <w:pPr>
        <w:spacing w:after="0" w:line="240" w:lineRule="auto"/>
      </w:pPr>
      <w:r>
        <w:rPr>
          <w:noProof/>
        </w:rPr>
        <w:lastRenderedPageBreak/>
        <mc:AlternateContent>
          <mc:Choice Requires="wps">
            <w:drawing>
              <wp:anchor distT="0" distB="0" distL="114300" distR="114300" simplePos="0" relativeHeight="251713536" behindDoc="0" locked="0" layoutInCell="1" allowOverlap="1" wp14:anchorId="50BE1FDC" wp14:editId="28D91D14">
                <wp:simplePos x="0" y="0"/>
                <wp:positionH relativeFrom="column">
                  <wp:posOffset>1917405</wp:posOffset>
                </wp:positionH>
                <wp:positionV relativeFrom="paragraph">
                  <wp:posOffset>715424</wp:posOffset>
                </wp:positionV>
                <wp:extent cx="914400" cy="1456661"/>
                <wp:effectExtent l="19050" t="19050" r="57150" b="48895"/>
                <wp:wrapNone/>
                <wp:docPr id="20" name="Straight Arrow Connector 20"/>
                <wp:cNvGraphicFramePr/>
                <a:graphic xmlns:a="http://schemas.openxmlformats.org/drawingml/2006/main">
                  <a:graphicData uri="http://schemas.microsoft.com/office/word/2010/wordprocessingShape">
                    <wps:wsp>
                      <wps:cNvCnPr/>
                      <wps:spPr>
                        <a:xfrm>
                          <a:off x="0" y="0"/>
                          <a:ext cx="914400" cy="1456661"/>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D1B6223" id="Straight Arrow Connector 20" o:spid="_x0000_s1026" type="#_x0000_t32" style="position:absolute;margin-left:151pt;margin-top:56.35pt;width:1in;height:114.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" strokecolor="red" strokeweight="3pt">
                <v:stroke dashstyle="3 1"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1371600</wp:posOffset>
                </wp:positionH>
                <wp:positionV relativeFrom="paragraph">
                  <wp:posOffset>839971</wp:posOffset>
                </wp:positionV>
                <wp:extent cx="914400" cy="1456661"/>
                <wp:effectExtent l="19050" t="19050" r="57150" b="48895"/>
                <wp:wrapNone/>
                <wp:docPr id="19" name="Straight Arrow Connector 19"/>
                <wp:cNvGraphicFramePr/>
                <a:graphic xmlns:a="http://schemas.openxmlformats.org/drawingml/2006/main">
                  <a:graphicData uri="http://schemas.microsoft.com/office/word/2010/wordprocessingShape">
                    <wps:wsp>
                      <wps:cNvCnPr/>
                      <wps:spPr>
                        <a:xfrm>
                          <a:off x="0" y="0"/>
                          <a:ext cx="914400" cy="1456661"/>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00F3FCA" id="Straight Arrow Connector 19" o:spid="_x0000_s1026" type="#_x0000_t32" style="position:absolute;margin-left:108pt;margin-top:66.15pt;width:1in;height:114.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" strokecolor="red" strokeweight="3pt">
                <v:stroke dashstyle="3 1" endarrow="block" joinstyle="miter"/>
              </v:shape>
            </w:pict>
          </mc:Fallback>
        </mc:AlternateContent>
      </w:r>
      <w:r>
        <w:rPr>
          <w:noProof/>
        </w:rPr>
        <w:drawing>
          <wp:inline distT="0" distB="0" distL="0" distR="0" wp14:anchorId="45C23426" wp14:editId="77F449F3">
            <wp:extent cx="5943600" cy="3925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25570"/>
                    </a:xfrm>
                    <a:prstGeom prst="rect">
                      <a:avLst/>
                    </a:prstGeom>
                  </pic:spPr>
                </pic:pic>
              </a:graphicData>
            </a:graphic>
          </wp:inline>
        </w:drawing>
      </w:r>
    </w:p>
    <w:p w:rsidR="007970AB" w:rsidRDefault="007970AB" w:rsidP="007970AB"/>
    <w:p w:rsidR="007970AB" w:rsidRDefault="007970AB" w:rsidP="007970AB">
      <w:r>
        <w:t xml:space="preserve"> </w:t>
      </w:r>
    </w:p>
    <w:p w:rsidR="007970AB" w:rsidRDefault="007970AB" w:rsidP="007970AB"/>
    <w:p w:rsidR="00F12379" w:rsidRDefault="00F12379" w:rsidP="00C71C35"/>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er.casebee1">
    <w15:presenceInfo w15:providerId="AD" w15:userId="S-1-5-21-62665781-247875009-941767090-178012"/>
  </w15:person>
  <w15:person w15:author="Casebeer, Christopher">
    <w15:presenceInfo w15:providerId="AD" w15:userId="S-1-5-21-62665781-247875009-941767090-178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22F17"/>
    <w:rsid w:val="0002648A"/>
    <w:rsid w:val="000301D5"/>
    <w:rsid w:val="000340D5"/>
    <w:rsid w:val="00082609"/>
    <w:rsid w:val="00093517"/>
    <w:rsid w:val="000C0307"/>
    <w:rsid w:val="000E3BCB"/>
    <w:rsid w:val="000F60D7"/>
    <w:rsid w:val="00107E26"/>
    <w:rsid w:val="001F475E"/>
    <w:rsid w:val="001F5EE2"/>
    <w:rsid w:val="001F65E8"/>
    <w:rsid w:val="00211EAA"/>
    <w:rsid w:val="00232022"/>
    <w:rsid w:val="002424F2"/>
    <w:rsid w:val="00267630"/>
    <w:rsid w:val="002762B2"/>
    <w:rsid w:val="002773FA"/>
    <w:rsid w:val="00286C48"/>
    <w:rsid w:val="0029666C"/>
    <w:rsid w:val="002A3011"/>
    <w:rsid w:val="002A5843"/>
    <w:rsid w:val="002B0324"/>
    <w:rsid w:val="002B1626"/>
    <w:rsid w:val="002C0408"/>
    <w:rsid w:val="002E22E6"/>
    <w:rsid w:val="00374679"/>
    <w:rsid w:val="003A11D7"/>
    <w:rsid w:val="003A60DA"/>
    <w:rsid w:val="003B063D"/>
    <w:rsid w:val="003B2BED"/>
    <w:rsid w:val="003D19B7"/>
    <w:rsid w:val="003D1BB1"/>
    <w:rsid w:val="004410FF"/>
    <w:rsid w:val="0045269F"/>
    <w:rsid w:val="004A5C22"/>
    <w:rsid w:val="004E0CF1"/>
    <w:rsid w:val="004F0B08"/>
    <w:rsid w:val="004F5154"/>
    <w:rsid w:val="005517AE"/>
    <w:rsid w:val="0055513C"/>
    <w:rsid w:val="00567F15"/>
    <w:rsid w:val="00584926"/>
    <w:rsid w:val="00591E20"/>
    <w:rsid w:val="00595354"/>
    <w:rsid w:val="005B52AC"/>
    <w:rsid w:val="005D5BE6"/>
    <w:rsid w:val="00607679"/>
    <w:rsid w:val="006725F7"/>
    <w:rsid w:val="00681030"/>
    <w:rsid w:val="006946E4"/>
    <w:rsid w:val="00774F61"/>
    <w:rsid w:val="007769D6"/>
    <w:rsid w:val="007970AB"/>
    <w:rsid w:val="007A17AE"/>
    <w:rsid w:val="007B7503"/>
    <w:rsid w:val="0081550B"/>
    <w:rsid w:val="00820F9D"/>
    <w:rsid w:val="00831D26"/>
    <w:rsid w:val="008529C3"/>
    <w:rsid w:val="00857667"/>
    <w:rsid w:val="008A384E"/>
    <w:rsid w:val="008B4F24"/>
    <w:rsid w:val="008D104B"/>
    <w:rsid w:val="008D39AC"/>
    <w:rsid w:val="008F7D55"/>
    <w:rsid w:val="0092659E"/>
    <w:rsid w:val="00947689"/>
    <w:rsid w:val="00970F43"/>
    <w:rsid w:val="00984646"/>
    <w:rsid w:val="00A9208D"/>
    <w:rsid w:val="00A92FC7"/>
    <w:rsid w:val="00AA4717"/>
    <w:rsid w:val="00AA4B1C"/>
    <w:rsid w:val="00AB469C"/>
    <w:rsid w:val="00AB6AA2"/>
    <w:rsid w:val="00AD076F"/>
    <w:rsid w:val="00AF284B"/>
    <w:rsid w:val="00AF362F"/>
    <w:rsid w:val="00B42B8E"/>
    <w:rsid w:val="00B50F7E"/>
    <w:rsid w:val="00B60A50"/>
    <w:rsid w:val="00B826E4"/>
    <w:rsid w:val="00B96339"/>
    <w:rsid w:val="00BA4A4F"/>
    <w:rsid w:val="00BB1E2E"/>
    <w:rsid w:val="00C01AA5"/>
    <w:rsid w:val="00C11D05"/>
    <w:rsid w:val="00C35066"/>
    <w:rsid w:val="00C474D7"/>
    <w:rsid w:val="00C71C35"/>
    <w:rsid w:val="00C75F2A"/>
    <w:rsid w:val="00C84744"/>
    <w:rsid w:val="00C96C96"/>
    <w:rsid w:val="00CA5576"/>
    <w:rsid w:val="00CC02FE"/>
    <w:rsid w:val="00D068E0"/>
    <w:rsid w:val="00D356FB"/>
    <w:rsid w:val="00D87A54"/>
    <w:rsid w:val="00DA6FBC"/>
    <w:rsid w:val="00DE7264"/>
    <w:rsid w:val="00E160E5"/>
    <w:rsid w:val="00E417E5"/>
    <w:rsid w:val="00E42444"/>
    <w:rsid w:val="00E55F50"/>
    <w:rsid w:val="00E67B56"/>
    <w:rsid w:val="00EA0351"/>
    <w:rsid w:val="00EC71FB"/>
    <w:rsid w:val="00EC746C"/>
    <w:rsid w:val="00ED3F73"/>
    <w:rsid w:val="00EE71DD"/>
    <w:rsid w:val="00EF01D9"/>
    <w:rsid w:val="00F03E71"/>
    <w:rsid w:val="00F12379"/>
    <w:rsid w:val="00F309ED"/>
    <w:rsid w:val="00F3461A"/>
    <w:rsid w:val="00FB0736"/>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ltera.com/support/support-resources/knowledge-base/solutions/rd05082012_592.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9B352-A0CC-4FB6-A952-69A20748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19</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19903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Casebeer, Christopher</cp:lastModifiedBy>
  <cp:revision>78</cp:revision>
  <dcterms:created xsi:type="dcterms:W3CDTF">2016-04-01T18:28:00Z</dcterms:created>
  <dcterms:modified xsi:type="dcterms:W3CDTF">2016-06-24T17:28:00Z</dcterms:modified>
</cp:coreProperties>
</file>