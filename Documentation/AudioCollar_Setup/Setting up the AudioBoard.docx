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550B" w:rsidRDefault="00C474D7">
      <w:pPr>
        <w:rPr>
          <w:b/>
        </w:rPr>
      </w:pPr>
      <w:r w:rsidRPr="002A3011">
        <w:rPr>
          <w:b/>
        </w:rPr>
        <w:t xml:space="preserve">Setting up the </w:t>
      </w:r>
      <w:r w:rsidR="0081550B">
        <w:rPr>
          <w:b/>
        </w:rPr>
        <w:t>AudioBoard</w:t>
      </w:r>
    </w:p>
    <w:p w:rsidR="0081550B" w:rsidRPr="002A3011" w:rsidRDefault="0081550B">
      <w:pPr>
        <w:rPr>
          <w:b/>
        </w:rPr>
      </w:pPr>
      <w:r>
        <w:rPr>
          <w:b/>
        </w:rPr>
        <w:t>6_15_2016.</w:t>
      </w:r>
    </w:p>
    <w:p w:rsidR="00C71C35" w:rsidRDefault="00B96339">
      <w:pPr>
        <w:rPr>
          <w:ins w:id="0" w:author="christopher.casebee1" w:date="2016-04-18T13:17:00Z"/>
        </w:rPr>
      </w:pPr>
      <w:r>
        <w:t xml:space="preserve">This is a work in progress tutorial on taking a new audio recording collar and building </w:t>
      </w:r>
      <w:r w:rsidR="00AE070A">
        <w:t>the full</w:t>
      </w:r>
      <w:r>
        <w:t xml:space="preserve"> system out of the GIT repo. </w:t>
      </w:r>
    </w:p>
    <w:p w:rsidR="004410FF" w:rsidRDefault="004410FF">
      <w:ins w:id="1" w:author="christopher.casebee1" w:date="2016-04-18T13:17:00Z">
        <w:r>
          <w:t xml:space="preserve">Tutorial Developed </w:t>
        </w:r>
      </w:ins>
      <w:r>
        <w:t xml:space="preserve">with Quartus 15.0.1 Build 150 06/03/2015 SJ Full Version. </w:t>
      </w:r>
    </w:p>
    <w:p w:rsidR="000301D5" w:rsidRDefault="00211EAA">
      <w:r>
        <w:t>It is recommended you proceed with 15.0.</w:t>
      </w:r>
    </w:p>
    <w:p w:rsidR="000301D5" w:rsidRDefault="000301D5">
      <w:r>
        <w:t xml:space="preserve">Todo: More detail added to the 100% full system compile. </w:t>
      </w:r>
    </w:p>
    <w:p w:rsidR="00C71C35" w:rsidRDefault="001F65E8">
      <w:r>
        <w:t>Sections.</w:t>
      </w:r>
    </w:p>
    <w:p w:rsidR="001F65E8" w:rsidRDefault="00DA6FBC" w:rsidP="00C71C35">
      <w:r>
        <w:t>1</w:t>
      </w:r>
      <w:r w:rsidR="001F65E8">
        <w:t>)Powering the</w:t>
      </w:r>
      <w:r w:rsidR="002A3011">
        <w:t xml:space="preserve"> </w:t>
      </w:r>
      <w:r w:rsidR="001F65E8">
        <w:t>Device.</w:t>
      </w:r>
    </w:p>
    <w:p w:rsidR="001F65E8" w:rsidRDefault="00DA6FBC">
      <w:r>
        <w:t>2</w:t>
      </w:r>
      <w:r w:rsidR="00C71C35">
        <w:t>)</w:t>
      </w:r>
      <w:r w:rsidR="001F65E8">
        <w:t>Programming the CPLD/FLASH</w:t>
      </w:r>
    </w:p>
    <w:p w:rsidR="002A3011" w:rsidRDefault="002A3011">
      <w:r>
        <w:tab/>
      </w:r>
      <w:r w:rsidR="00DA6FBC">
        <w:t>a</w:t>
      </w:r>
      <w:r>
        <w:t>) Programming correct images to CPLD and Flash</w:t>
      </w:r>
    </w:p>
    <w:p w:rsidR="00C474D7" w:rsidRDefault="001F65E8">
      <w:r>
        <w:t>4)</w:t>
      </w:r>
      <w:r w:rsidR="00BA4A4F">
        <w:t xml:space="preserve">Booting and </w:t>
      </w:r>
      <w:r w:rsidR="002A3011">
        <w:t>Programming the FPGA.</w:t>
      </w:r>
      <w:r w:rsidR="00C71C35">
        <w:t xml:space="preserve"> </w:t>
      </w:r>
    </w:p>
    <w:p w:rsidR="00B96339" w:rsidRPr="00B96339" w:rsidRDefault="00B96339">
      <w:pPr>
        <w:rPr>
          <w:b/>
        </w:rPr>
      </w:pPr>
      <w:r>
        <w:t>5)</w:t>
      </w:r>
      <w:r w:rsidRPr="00B96339">
        <w:rPr>
          <w:b/>
        </w:rPr>
        <w:t xml:space="preserve"> </w:t>
      </w:r>
      <w:r w:rsidRPr="00B96339">
        <w:t>Interpreting the Source Code Tree and Building the Full System</w:t>
      </w:r>
    </w:p>
    <w:p w:rsidR="0055513C" w:rsidRPr="0055513C" w:rsidRDefault="0055513C">
      <w:pPr>
        <w:rPr>
          <w:b/>
        </w:rPr>
      </w:pPr>
      <w:r>
        <w:rPr>
          <w:b/>
        </w:rPr>
        <w:t>1A</w:t>
      </w:r>
      <w:r w:rsidRPr="001F65E8">
        <w:rPr>
          <w:b/>
        </w:rPr>
        <w:t>)</w:t>
      </w:r>
      <w:r>
        <w:rPr>
          <w:b/>
        </w:rPr>
        <w:t xml:space="preserve"> </w:t>
      </w:r>
      <w:r w:rsidRPr="0055513C">
        <w:rPr>
          <w:b/>
        </w:rPr>
        <w:t>Powering the Device.</w:t>
      </w:r>
    </w:p>
    <w:p w:rsidR="004F0B08" w:rsidRDefault="0055513C">
      <w:r>
        <w:t xml:space="preserve">A solder bridge is used to route power from the ESH_AUX_VCC input pin of the 10 pin connector onto the PWR_MAIN bus. ESH_AUX_VCC </w:t>
      </w:r>
      <w:r w:rsidR="00984646">
        <w:t>normally</w:t>
      </w:r>
      <w:r>
        <w:t xml:space="preserve"> routes to the audio recording collar daughter board where it is input to the solar controller before coming b</w:t>
      </w:r>
      <w:r w:rsidR="00984646">
        <w:t>ack to the main board. Jumping allows</w:t>
      </w:r>
      <w:r>
        <w:t xml:space="preserve"> us to power the main board without a sensor board attached. We can keep the jumper throughout development, even with a sensor board attached. </w:t>
      </w:r>
      <w:r w:rsidR="004E0CF1">
        <w:t xml:space="preserve">The jumper is J4 located on the back of the board. </w:t>
      </w:r>
    </w:p>
    <w:p w:rsidR="002B0324" w:rsidRDefault="002B0324">
      <w:r>
        <w:t>The force_start switch on the interface board</w:t>
      </w:r>
      <w:r w:rsidR="00605500">
        <w:t xml:space="preserve"> (S2)</w:t>
      </w:r>
      <w:r>
        <w:t xml:space="preserve"> must be switched </w:t>
      </w:r>
      <w:r w:rsidR="00984646">
        <w:t xml:space="preserve">on </w:t>
      </w:r>
      <w:r>
        <w:t xml:space="preserve">to pull up JTAG. If the </w:t>
      </w:r>
      <w:r w:rsidR="00984646">
        <w:t>force_start</w:t>
      </w:r>
      <w:r>
        <w:t xml:space="preserve"> switch output is not on JTAG through the interface board will not work. </w:t>
      </w:r>
    </w:p>
    <w:p w:rsidR="004E0CF1" w:rsidRDefault="004E0CF1">
      <w:pPr>
        <w:rPr>
          <w:noProof/>
        </w:rPr>
      </w:pPr>
    </w:p>
    <w:p w:rsidR="004E0CF1" w:rsidRDefault="004E0CF1">
      <w:r>
        <w:rPr>
          <w:noProof/>
        </w:rPr>
        <mc:AlternateContent>
          <mc:Choice Requires="wps">
            <w:drawing>
              <wp:anchor distT="0" distB="0" distL="114300" distR="114300" simplePos="0" relativeHeight="251694080" behindDoc="0" locked="0" layoutInCell="1" allowOverlap="1">
                <wp:simplePos x="0" y="0"/>
                <wp:positionH relativeFrom="column">
                  <wp:posOffset>2676525</wp:posOffset>
                </wp:positionH>
                <wp:positionV relativeFrom="paragraph">
                  <wp:posOffset>84455</wp:posOffset>
                </wp:positionV>
                <wp:extent cx="2162175" cy="676275"/>
                <wp:effectExtent l="38100" t="19050" r="28575" b="85725"/>
                <wp:wrapNone/>
                <wp:docPr id="22" name="Straight Arrow Connector 22"/>
                <wp:cNvGraphicFramePr/>
                <a:graphic xmlns:a="http://schemas.openxmlformats.org/drawingml/2006/main">
                  <a:graphicData uri="http://schemas.microsoft.com/office/word/2010/wordprocessingShape">
                    <wps:wsp>
                      <wps:cNvCnPr/>
                      <wps:spPr>
                        <a:xfrm flipH="1">
                          <a:off x="0" y="0"/>
                          <a:ext cx="2162175" cy="6762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49D2E06C" id="_x0000_t32" coordsize="21600,21600" o:spt="32" o:oned="t" path="m,l21600,21600e" filled="f">
                <v:path arrowok="t" fillok="f" o:connecttype="none"/>
                <o:lock v:ext="edit" shapetype="t"/>
              </v:shapetype>
              <v:shape id="Straight Arrow Connector 22" o:spid="_x0000_s1026" type="#_x0000_t32" style="position:absolute;margin-left:210.75pt;margin-top:6.65pt;width:170.25pt;height:53.2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" strokecolor="red" strokeweight="4.5pt">
                <v:stroke endarrow="block" joinstyle="miter"/>
              </v:shape>
            </w:pict>
          </mc:Fallback>
        </mc:AlternateContent>
      </w:r>
      <w:r>
        <w:rPr>
          <w:noProof/>
        </w:rPr>
        <w:drawing>
          <wp:inline distT="0" distB="0" distL="0" distR="0" wp14:anchorId="096923F8" wp14:editId="77320B72">
            <wp:extent cx="5944715" cy="1933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4713" t="10919" r="8974" b="66273"/>
                    <a:stretch/>
                  </pic:blipFill>
                  <pic:spPr bwMode="auto">
                    <a:xfrm>
                      <a:off x="0" y="0"/>
                      <a:ext cx="5946624" cy="1934196"/>
                    </a:xfrm>
                    <a:prstGeom prst="rect">
                      <a:avLst/>
                    </a:prstGeom>
                    <a:ln>
                      <a:noFill/>
                    </a:ln>
                    <a:extLst>
                      <a:ext uri="{53640926-AAD7-44D8-BBD7-CCE9431645EC}">
                        <a14:shadowObscured xmlns:a14="http://schemas.microsoft.com/office/drawing/2010/main"/>
                      </a:ext>
                    </a:extLst>
                  </pic:spPr>
                </pic:pic>
              </a:graphicData>
            </a:graphic>
          </wp:inline>
        </w:drawing>
      </w:r>
    </w:p>
    <w:p w:rsidR="002762B2" w:rsidRDefault="000F60D7" w:rsidP="00C71C35">
      <w:r>
        <w:t>An interface board is used to program the audio recording collar stack.</w:t>
      </w:r>
    </w:p>
    <w:p w:rsidR="000F60D7" w:rsidRDefault="000F60D7" w:rsidP="00C71C35">
      <w:r>
        <w:t>To program</w:t>
      </w:r>
      <w:r w:rsidR="00984646">
        <w:t>,</w:t>
      </w:r>
      <w:r>
        <w:t xml:space="preserve"> connect a USB Blaster to the interface board. </w:t>
      </w:r>
    </w:p>
    <w:p w:rsidR="00DA6FBC" w:rsidRDefault="000F60D7" w:rsidP="00C71C35">
      <w:r>
        <w:lastRenderedPageBreak/>
        <w:t xml:space="preserve">The </w:t>
      </w:r>
      <w:r w:rsidR="00DA6FBC">
        <w:t xml:space="preserve">Blaster ribbon cables sits away from the board. </w:t>
      </w:r>
    </w:p>
    <w:p w:rsidR="00267630" w:rsidRDefault="004F0B08" w:rsidP="00C71C35">
      <w:r>
        <w:t>The interface board setup also includes a ribbon cable going to</w:t>
      </w:r>
      <w:r w:rsidR="00BE7E4F">
        <w:t xml:space="preserve"> a</w:t>
      </w:r>
      <w:r>
        <w:t xml:space="preserve"> USB 3.0 connector which interfaces with the collar board. Pin 1 is designated on the boards throughout. The ribbon cable pin 1 stripes should be matched everywhere. </w:t>
      </w:r>
    </w:p>
    <w:p w:rsidR="00DA6FBC" w:rsidRDefault="00DA6FBC" w:rsidP="00C71C35">
      <w:r>
        <w:t>The interface board and the audio recording collar stack can be powered using 4.1V on the VCC pin of the EXT SERIAL header of the interface board. Connect ground from the supply as well to the GND pin of the EXT SERIAL header. The current limit should always be set to low (~100mA) to test for shorts in the system initially. After the shorts have been ruled out, current limiting ca</w:t>
      </w:r>
      <w:r w:rsidR="00984646">
        <w:t>n</w:t>
      </w:r>
      <w:r>
        <w:t xml:space="preserve"> be set higher (~500mA) to properly power the system. </w:t>
      </w:r>
    </w:p>
    <w:p w:rsidR="000F60D7" w:rsidRDefault="007C76F4" w:rsidP="00C71C35">
      <w:r>
        <w:t>A full system with FPGA power</w:t>
      </w:r>
      <w:r w:rsidR="00DA6FBC">
        <w:t xml:space="preserve"> can consume 100mA idling. Current spikes can reach up about 200mA and greater. </w:t>
      </w:r>
    </w:p>
    <w:p w:rsidR="00857667" w:rsidRDefault="00857667" w:rsidP="00C71C35">
      <w:r>
        <w:t xml:space="preserve">No </w:t>
      </w:r>
      <w:r w:rsidR="00DA6FBC">
        <w:t xml:space="preserve">physical </w:t>
      </w:r>
      <w:r>
        <w:t xml:space="preserve">modifications to the board are needed to get </w:t>
      </w:r>
      <w:r w:rsidR="00DA6FBC">
        <w:t xml:space="preserve">a CPLD image booting the FPGA. </w:t>
      </w:r>
    </w:p>
    <w:p w:rsidR="00857667" w:rsidRDefault="00857667" w:rsidP="00C71C35">
      <w:r>
        <w:t>Star</w:t>
      </w:r>
      <w:r w:rsidR="00DA6FBC">
        <w:t>t with the CPLD_INIT directory of the GIT repository.</w:t>
      </w:r>
    </w:p>
    <w:p w:rsidR="00374679" w:rsidRDefault="00DA6FBC" w:rsidP="00374679">
      <w:pPr>
        <w:rPr>
          <w:b/>
        </w:rPr>
      </w:pPr>
      <w:r>
        <w:rPr>
          <w:b/>
        </w:rPr>
        <w:t>2A</w:t>
      </w:r>
      <w:r w:rsidR="00374679" w:rsidRPr="001F65E8">
        <w:rPr>
          <w:b/>
        </w:rPr>
        <w:t>)</w:t>
      </w:r>
      <w:r w:rsidR="00374679">
        <w:rPr>
          <w:b/>
        </w:rPr>
        <w:t xml:space="preserve"> Programming the CPLD/FLASH</w:t>
      </w:r>
    </w:p>
    <w:p w:rsidR="00374679" w:rsidRDefault="00374679" w:rsidP="00374679">
      <w:r w:rsidRPr="00567F15">
        <w:t>Source_Code\</w:t>
      </w:r>
      <w:r w:rsidR="00857667" w:rsidRPr="00857667">
        <w:t>AudioRecordingCollar\CPLD_Init</w:t>
      </w:r>
    </w:p>
    <w:p w:rsidR="002E22E6" w:rsidRDefault="00BB1E2E" w:rsidP="00374679">
      <w:pPr>
        <w:ind w:firstLine="720"/>
      </w:pPr>
      <w:r>
        <w:t>Used for loading f</w:t>
      </w:r>
      <w:r w:rsidR="00374679">
        <w:t xml:space="preserve">lash with </w:t>
      </w:r>
      <w:r w:rsidR="002A5843">
        <w:t xml:space="preserve">an </w:t>
      </w:r>
      <w:r w:rsidR="00374679">
        <w:t>FPGA image.</w:t>
      </w:r>
    </w:p>
    <w:p w:rsidR="00FC15C4" w:rsidRDefault="00FC15C4" w:rsidP="00FC15C4">
      <w:r>
        <w:t xml:space="preserve">Before opening the Quartus project.  Copy </w:t>
      </w:r>
      <w:r w:rsidR="00857667" w:rsidRPr="00857667">
        <w:t>AudioRecordingCollarCPLDInit</w:t>
      </w:r>
      <w:r w:rsidRPr="00FC15C4">
        <w:t>_IO.qsf</w:t>
      </w:r>
      <w:r>
        <w:t xml:space="preserve">  and rename to </w:t>
      </w:r>
      <w:r w:rsidR="00857667" w:rsidRPr="00857667">
        <w:t>AudioRecordingCollarCPLDInit</w:t>
      </w:r>
      <w:r w:rsidRPr="00FC15C4">
        <w:t>.qsf</w:t>
      </w:r>
    </w:p>
    <w:p w:rsidR="00FC15C4" w:rsidRDefault="00FC15C4" w:rsidP="00FC15C4">
      <w:r>
        <w:t>A note on the QSF file</w:t>
      </w:r>
      <w:r w:rsidR="00591E20">
        <w:t>s:</w:t>
      </w:r>
      <w:r>
        <w:t xml:space="preserve"> The </w:t>
      </w:r>
      <w:r w:rsidR="00857667">
        <w:t xml:space="preserve">git </w:t>
      </w:r>
      <w:r>
        <w:t xml:space="preserve">project attempts to keep the QSF which Quartus maintains apart from the QSF which defines the board specific pins/ports/names as defined by the physical board. </w:t>
      </w:r>
    </w:p>
    <w:p w:rsidR="00FC15C4" w:rsidRDefault="00FC15C4" w:rsidP="00FC15C4">
      <w:r>
        <w:t>For this reason, one should copy the Toplevel_name*_IO.qsf to Toplevel_name.qsf when starti</w:t>
      </w:r>
      <w:r w:rsidR="00AF284B">
        <w:t xml:space="preserve">ng from </w:t>
      </w:r>
      <w:r w:rsidR="002A5843">
        <w:t xml:space="preserve">git </w:t>
      </w:r>
      <w:r w:rsidR="00AF284B">
        <w:t xml:space="preserve">for the first time for any project. </w:t>
      </w:r>
    </w:p>
    <w:p w:rsidR="00857667" w:rsidRDefault="00374679" w:rsidP="00C71C35">
      <w:r>
        <w:t>Files need</w:t>
      </w:r>
      <w:r w:rsidR="00AF284B">
        <w:t>ed</w:t>
      </w:r>
      <w:r>
        <w:t xml:space="preserve"> for this stage</w:t>
      </w:r>
      <w:r w:rsidR="00DA6FBC">
        <w:t xml:space="preserve">: </w:t>
      </w:r>
      <w:r w:rsidR="00FC15C4">
        <w:t xml:space="preserve">These files need to be added to </w:t>
      </w:r>
      <w:r w:rsidR="00AF284B">
        <w:t xml:space="preserve">the </w:t>
      </w:r>
      <w:r w:rsidR="00FC15C4">
        <w:t>Quartus project.</w:t>
      </w:r>
    </w:p>
    <w:p w:rsidR="00374679" w:rsidRDefault="00374679" w:rsidP="00374679">
      <w:r>
        <w:t>../../MainCollar/General/Utilities_pkg.vhd</w:t>
      </w:r>
    </w:p>
    <w:p w:rsidR="00374679" w:rsidRDefault="00374679" w:rsidP="00374679">
      <w:r>
        <w:t>../../MainCollar/PowerController/FlashWrite.vhd</w:t>
      </w:r>
    </w:p>
    <w:p w:rsidR="00374679" w:rsidRDefault="00374679" w:rsidP="00374679">
      <w:r>
        <w:t>../../MainCollar/PowerController/FlashWrite.qip</w:t>
      </w:r>
    </w:p>
    <w:p w:rsidR="00374679" w:rsidRDefault="00374679" w:rsidP="00374679">
      <w:r>
        <w:t>../../MainCollar/PowerController/FlashInit.vhd</w:t>
      </w:r>
    </w:p>
    <w:p w:rsidR="000F60D7" w:rsidRDefault="00857667" w:rsidP="00374679">
      <w:r>
        <w:t xml:space="preserve">AudioRecordingCollarCPLDInit_TopLevel.vhd </w:t>
      </w:r>
    </w:p>
    <w:p w:rsidR="00007C5A" w:rsidRDefault="00007C5A" w:rsidP="00374679">
      <w:r>
        <w:t xml:space="preserve">Several Project wide .TCL scripts are needed. </w:t>
      </w:r>
      <w:r w:rsidR="00681030">
        <w:t xml:space="preserve">  These include at_compile_start</w:t>
      </w:r>
      <w:r w:rsidR="000301D5">
        <w:t>.tcl</w:t>
      </w:r>
      <w:r w:rsidR="00591E20">
        <w:t xml:space="preserve"> and</w:t>
      </w:r>
      <w:r w:rsidR="00681030">
        <w:t xml:space="preserve"> set_vhdl_constants</w:t>
      </w:r>
      <w:r w:rsidR="000301D5">
        <w:t>.tcl</w:t>
      </w:r>
      <w:r w:rsidR="00681030">
        <w:t>.</w:t>
      </w:r>
      <w:r w:rsidR="00591E20">
        <w:t xml:space="preserve"> These are found in the /QuartusII directory.</w:t>
      </w:r>
    </w:p>
    <w:p w:rsidR="00DA6FBC" w:rsidRDefault="00DA6FBC" w:rsidP="00374679">
      <w:r>
        <w:t xml:space="preserve">Of note is that the CPLD used on the audio recording collar IS different than the one used for the DevBoard Power Monitor. </w:t>
      </w:r>
      <w:r w:rsidR="000301D5">
        <w:t>Device name and part number is different for this CPLD.</w:t>
      </w:r>
    </w:p>
    <w:p w:rsidR="00007C5A" w:rsidRDefault="00007C5A" w:rsidP="00374679">
      <w:r>
        <w:lastRenderedPageBreak/>
        <w:t>Copy the TCL scripts from the GIT QuartusII directory to your working directory.</w:t>
      </w:r>
      <w:r w:rsidR="00681030">
        <w:t xml:space="preserve">  If one of these file is missing, check the </w:t>
      </w:r>
      <w:r w:rsidR="00681030" w:rsidRPr="00681030">
        <w:t>DevBoard_PowerMonitor\FPGA</w:t>
      </w:r>
      <w:r w:rsidR="00681030">
        <w:t xml:space="preserve"> directory.</w:t>
      </w:r>
      <w:r>
        <w:t xml:space="preserve">  </w:t>
      </w:r>
      <w:r w:rsidR="00F3461A">
        <w:t xml:space="preserve">Additionally, a log file must be created.  </w:t>
      </w:r>
      <w:r w:rsidR="00C96C96">
        <w:t>In the working directory, create a commit_timestamp.log file.  (Alternatively, a commit_timestamp.txt file can be used if the file name extension on line 34 of the at_compile_start.tcl file is changed)</w:t>
      </w:r>
    </w:p>
    <w:p w:rsidR="000C0307" w:rsidRDefault="00FC15C4" w:rsidP="00C35066">
      <w:r>
        <w:t xml:space="preserve">You should be able to compile now. A POF should now exist in the output_files directory. </w:t>
      </w:r>
    </w:p>
    <w:p w:rsidR="00EC71FB" w:rsidRDefault="00374679" w:rsidP="00C71C35">
      <w:r>
        <w:t xml:space="preserve">Open the </w:t>
      </w:r>
      <w:r w:rsidR="00E42444">
        <w:t>programmer and program the POF to the CPLD. The CPLD is the first device</w:t>
      </w:r>
      <w:r w:rsidR="00AF284B">
        <w:t xml:space="preserve"> on</w:t>
      </w:r>
      <w:r w:rsidR="00E42444">
        <w:t xml:space="preserve"> the JTAG chain. Its device identifier is </w:t>
      </w:r>
      <w:r w:rsidR="00E42444" w:rsidRPr="00E42444">
        <w:t>5M570Z</w:t>
      </w:r>
      <w:ins w:id="2" w:author="Davis, Tyler" w:date="2016-06-16T14:33:00Z">
        <w:r w:rsidR="003E1B3D">
          <w:t>M</w:t>
        </w:r>
      </w:ins>
      <w:del w:id="3" w:author="Davis, Tyler" w:date="2016-06-16T14:33:00Z">
        <w:r w:rsidR="00E42444" w:rsidRPr="00E42444" w:rsidDel="003E1B3D">
          <w:delText>T</w:delText>
        </w:r>
      </w:del>
      <w:r w:rsidR="00E42444" w:rsidRPr="00E42444">
        <w:t>100</w:t>
      </w:r>
      <w:r w:rsidR="00E42444">
        <w:t xml:space="preserve">. </w:t>
      </w:r>
      <w:r w:rsidR="00EC71FB">
        <w:t xml:space="preserve">A POF can now be selected by double clicking under the FILE section of the main center window of the corresponding JTAG device. A file browser will open.  </w:t>
      </w:r>
    </w:p>
    <w:p w:rsidR="00567F15" w:rsidRDefault="00E42444" w:rsidP="00C71C35">
      <w:r>
        <w:t xml:space="preserve">The image below shows the FPGA in the chain too. </w:t>
      </w:r>
      <w:r w:rsidR="00FC15C4">
        <w:t>However,</w:t>
      </w:r>
      <w:r>
        <w:t xml:space="preserve"> </w:t>
      </w:r>
      <w:r w:rsidR="00AF284B">
        <w:t xml:space="preserve">it </w:t>
      </w:r>
      <w:r>
        <w:t xml:space="preserve">won’t be there when you first initially program a new board. Notice the check boxes used to program. </w:t>
      </w:r>
      <w:del w:id="4" w:author="Davis, Tyler" w:date="2016-06-16T13:46:00Z">
        <w:r w:rsidDel="00735038">
          <w:delText xml:space="preserve">Enable </w:delText>
        </w:r>
      </w:del>
      <w:ins w:id="5" w:author="Davis, Tyler" w:date="2016-06-16T13:46:00Z">
        <w:r w:rsidR="00735038">
          <w:t>Ensure</w:t>
        </w:r>
        <w:r w:rsidR="00735038">
          <w:t xml:space="preserve"> </w:t>
        </w:r>
      </w:ins>
      <w:r>
        <w:t xml:space="preserve">real-time ISP is enabled. Program/Configure the CFM of the CPLD. </w:t>
      </w:r>
      <w:r w:rsidR="00FC15C4">
        <w:t xml:space="preserve"> We don’t need/want to program the UFM of the CPLD.</w:t>
      </w:r>
      <w:r w:rsidR="003B2BED">
        <w:t xml:space="preserve">  Note, If an error occurs where the silicon ID does not match the chip ID and you’re using a USB Blaster II, try instead switching to a USB Blaster I.</w:t>
      </w:r>
    </w:p>
    <w:p w:rsidR="00E42444" w:rsidRDefault="00E42444" w:rsidP="00C71C35"/>
    <w:p w:rsidR="00E42444" w:rsidRDefault="00E42444" w:rsidP="00C71C35">
      <w:pPr>
        <w:rPr>
          <w:noProof/>
        </w:rPr>
      </w:pPr>
    </w:p>
    <w:p w:rsidR="00E42444" w:rsidRDefault="00EC71FB" w:rsidP="00C71C35">
      <w:r>
        <w:rPr>
          <w:noProof/>
        </w:rPr>
        <mc:AlternateContent>
          <mc:Choice Requires="wps">
            <w:drawing>
              <wp:anchor distT="0" distB="0" distL="114300" distR="114300" simplePos="0" relativeHeight="251680768" behindDoc="0" locked="0" layoutInCell="1" allowOverlap="1">
                <wp:simplePos x="0" y="0"/>
                <wp:positionH relativeFrom="column">
                  <wp:posOffset>971550</wp:posOffset>
                </wp:positionH>
                <wp:positionV relativeFrom="paragraph">
                  <wp:posOffset>58420</wp:posOffset>
                </wp:positionV>
                <wp:extent cx="1377950" cy="806450"/>
                <wp:effectExtent l="38100" t="19050" r="12700" b="50800"/>
                <wp:wrapNone/>
                <wp:docPr id="71" name="Straight Arrow Connector 71"/>
                <wp:cNvGraphicFramePr/>
                <a:graphic xmlns:a="http://schemas.openxmlformats.org/drawingml/2006/main">
                  <a:graphicData uri="http://schemas.microsoft.com/office/word/2010/wordprocessingShape">
                    <wps:wsp>
                      <wps:cNvCnPr/>
                      <wps:spPr>
                        <a:xfrm flipH="1">
                          <a:off x="0" y="0"/>
                          <a:ext cx="1377950" cy="8064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type w14:anchorId="5996D59C" id="_x0000_t32" coordsize="21600,21600" o:spt="32" o:oned="t" path="m,l21600,21600e" filled="f">
                <v:path arrowok="t" fillok="f" o:connecttype="none"/>
                <o:lock v:ext="edit" shapetype="t"/>
              </v:shapetype>
              <v:shape id="Straight Arrow Connector 71" o:spid="_x0000_s1026" type="#_x0000_t32" style="position:absolute;margin-left:76.5pt;margin-top:4.6pt;width:108.5pt;height:63.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" strokecolor="red" strokeweight="2.2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673100</wp:posOffset>
                </wp:positionH>
                <wp:positionV relativeFrom="paragraph">
                  <wp:posOffset>801370</wp:posOffset>
                </wp:positionV>
                <wp:extent cx="2425700" cy="228600"/>
                <wp:effectExtent l="0" t="0" r="12700" b="19050"/>
                <wp:wrapNone/>
                <wp:docPr id="70" name="Rectangle 70"/>
                <wp:cNvGraphicFramePr/>
                <a:graphic xmlns:a="http://schemas.openxmlformats.org/drawingml/2006/main">
                  <a:graphicData uri="http://schemas.microsoft.com/office/word/2010/wordprocessingShape">
                    <wps:wsp>
                      <wps:cNvSpPr/>
                      <wps:spPr>
                        <a:xfrm>
                          <a:off x="0" y="0"/>
                          <a:ext cx="2425700" cy="228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410D7BCF" id="Rectangle 70" o:spid="_x0000_s1026" style="position:absolute;margin-left:53pt;margin-top:63.1pt;width:191pt;height:1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" filled="f" strokecolor="#c00000" strokeweight="1pt"/>
            </w:pict>
          </mc:Fallback>
        </mc:AlternateContent>
      </w:r>
      <w:r w:rsidR="00E42444">
        <w:rPr>
          <w:noProof/>
        </w:rPr>
        <w:drawing>
          <wp:inline distT="0" distB="0" distL="0" distR="0" wp14:anchorId="6926FD94" wp14:editId="4D1CE317">
            <wp:extent cx="5747547" cy="28956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6699" b="55928"/>
                    <a:stretch/>
                  </pic:blipFill>
                  <pic:spPr bwMode="auto">
                    <a:xfrm>
                      <a:off x="0" y="0"/>
                      <a:ext cx="5751837" cy="2897761"/>
                    </a:xfrm>
                    <a:prstGeom prst="rect">
                      <a:avLst/>
                    </a:prstGeom>
                    <a:ln>
                      <a:noFill/>
                    </a:ln>
                    <a:extLst>
                      <a:ext uri="{53640926-AAD7-44D8-BBD7-CCE9431645EC}">
                        <a14:shadowObscured xmlns:a14="http://schemas.microsoft.com/office/drawing/2010/main"/>
                      </a:ext>
                    </a:extLst>
                  </pic:spPr>
                </pic:pic>
              </a:graphicData>
            </a:graphic>
          </wp:inline>
        </w:drawing>
      </w:r>
    </w:p>
    <w:p w:rsidR="00E42444" w:rsidRDefault="00E42444" w:rsidP="00C71C35"/>
    <w:p w:rsidR="00E42444" w:rsidRDefault="00AF284B" w:rsidP="00C71C35">
      <w:r>
        <w:t>Reboot the board after flashing the CPLD</w:t>
      </w:r>
      <w:r w:rsidR="00E42444">
        <w:t xml:space="preserve">. The new CPLD image </w:t>
      </w:r>
      <w:r w:rsidR="002A5843">
        <w:t>is loaded</w:t>
      </w:r>
      <w:r w:rsidR="00E42444">
        <w:t xml:space="preserve"> after a reboot of the device. </w:t>
      </w:r>
      <w:r w:rsidR="00082609">
        <w:t xml:space="preserve"> Remove and reapply power to the board. </w:t>
      </w:r>
    </w:p>
    <w:p w:rsidR="00E42444" w:rsidRDefault="00E42444" w:rsidP="00C71C35">
      <w:r>
        <w:t xml:space="preserve">Now we </w:t>
      </w:r>
      <w:r w:rsidR="00FC15C4">
        <w:t xml:space="preserve">can program the flash with an FPGA image. </w:t>
      </w:r>
    </w:p>
    <w:p w:rsidR="00AF284B" w:rsidRDefault="00AF284B" w:rsidP="00C71C35">
      <w:r>
        <w:t xml:space="preserve">Use the auto-detect button in the programmer to rescan the JTAG chain. </w:t>
      </w:r>
    </w:p>
    <w:p w:rsidR="00FC15C4" w:rsidRDefault="00FC15C4" w:rsidP="00C71C35">
      <w:r>
        <w:t xml:space="preserve">The programmer needs us to select the ID for the FPGA. </w:t>
      </w:r>
    </w:p>
    <w:p w:rsidR="00E42444" w:rsidRDefault="00E42444" w:rsidP="00C71C35">
      <w:r>
        <w:rPr>
          <w:noProof/>
        </w:rPr>
        <w:lastRenderedPageBreak/>
        <w:drawing>
          <wp:inline distT="0" distB="0" distL="0" distR="0" wp14:anchorId="03B3D1BA" wp14:editId="2481721D">
            <wp:extent cx="3810000" cy="140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0000" cy="1409700"/>
                    </a:xfrm>
                    <a:prstGeom prst="rect">
                      <a:avLst/>
                    </a:prstGeom>
                  </pic:spPr>
                </pic:pic>
              </a:graphicData>
            </a:graphic>
          </wp:inline>
        </w:drawing>
      </w:r>
    </w:p>
    <w:p w:rsidR="00E42444" w:rsidRDefault="00FC15C4" w:rsidP="00C71C35">
      <w:r>
        <w:t>If we take a look at the JTAG chain now:</w:t>
      </w:r>
    </w:p>
    <w:p w:rsidR="00E42444" w:rsidRDefault="00E42444" w:rsidP="00C71C35">
      <w:r>
        <w:rPr>
          <w:noProof/>
        </w:rPr>
        <w:drawing>
          <wp:inline distT="0" distB="0" distL="0" distR="0" wp14:anchorId="004F1127" wp14:editId="3D713498">
            <wp:extent cx="3860270" cy="218122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0536" b="53566"/>
                    <a:stretch/>
                  </pic:blipFill>
                  <pic:spPr bwMode="auto">
                    <a:xfrm>
                      <a:off x="0" y="0"/>
                      <a:ext cx="3860270" cy="2181225"/>
                    </a:xfrm>
                    <a:prstGeom prst="rect">
                      <a:avLst/>
                    </a:prstGeom>
                    <a:ln>
                      <a:noFill/>
                    </a:ln>
                    <a:extLst>
                      <a:ext uri="{53640926-AAD7-44D8-BBD7-CCE9431645EC}">
                        <a14:shadowObscured xmlns:a14="http://schemas.microsoft.com/office/drawing/2010/main"/>
                      </a:ext>
                    </a:extLst>
                  </pic:spPr>
                </pic:pic>
              </a:graphicData>
            </a:graphic>
          </wp:inline>
        </w:drawing>
      </w:r>
    </w:p>
    <w:p w:rsidR="00E42444" w:rsidRDefault="00E42444" w:rsidP="00C71C35"/>
    <w:p w:rsidR="00E42444" w:rsidRDefault="00E42444" w:rsidP="00C71C35">
      <w:r>
        <w:t xml:space="preserve">Now the JTAG chain has the piece of flash and the FPGA on it. The flash is accessed through the parallel flash loader which is now loaded into the CPLD. The FPGA has now turned on. </w:t>
      </w:r>
    </w:p>
    <w:p w:rsidR="00E42444" w:rsidRDefault="00984646" w:rsidP="00C71C35">
      <w:r>
        <w:t>On my</w:t>
      </w:r>
      <w:r w:rsidR="00ED3F73">
        <w:t xml:space="preserve"> setup I see about 50mA at the meter.</w:t>
      </w:r>
    </w:p>
    <w:p w:rsidR="00E42444" w:rsidRDefault="00E42444" w:rsidP="00C71C35">
      <w:r>
        <w:t xml:space="preserve">Now a converted FPGA </w:t>
      </w:r>
      <w:r w:rsidR="00FC15C4">
        <w:t xml:space="preserve">image </w:t>
      </w:r>
      <w:r>
        <w:t xml:space="preserve">must be programmed to the attached flash. </w:t>
      </w:r>
    </w:p>
    <w:p w:rsidR="00FC15C4" w:rsidRDefault="00FC15C4" w:rsidP="00C71C35">
      <w:r>
        <w:t>This will involve:</w:t>
      </w:r>
    </w:p>
    <w:p w:rsidR="00FC15C4" w:rsidRDefault="00FC15C4" w:rsidP="00FC15C4">
      <w:r w:rsidRPr="00567F15">
        <w:t>Source_Code\</w:t>
      </w:r>
      <w:r w:rsidR="004E0CF1" w:rsidRPr="004E0CF1">
        <w:t>AudioRecordingCollar</w:t>
      </w:r>
      <w:r w:rsidRPr="00567F15">
        <w:t>\</w:t>
      </w:r>
      <w:r>
        <w:t>FPGA_INIT</w:t>
      </w:r>
    </w:p>
    <w:p w:rsidR="00FC15C4" w:rsidRDefault="00FC15C4" w:rsidP="00FC15C4">
      <w:pPr>
        <w:ind w:firstLine="720"/>
      </w:pPr>
      <w:r>
        <w:t xml:space="preserve">Bare bones FPGA project for loading to flash. </w:t>
      </w:r>
    </w:p>
    <w:p w:rsidR="00FC15C4" w:rsidRDefault="00CC02FE" w:rsidP="00C71C35">
      <w:r>
        <w:t xml:space="preserve">Copy </w:t>
      </w:r>
      <w:r w:rsidR="0029666C" w:rsidRPr="0029666C">
        <w:t xml:space="preserve">AudioRecordingCollarFPGA </w:t>
      </w:r>
      <w:r w:rsidRPr="00CC02FE">
        <w:t>_IO.qsf</w:t>
      </w:r>
      <w:r>
        <w:t xml:space="preserve"> and rename </w:t>
      </w:r>
      <w:r w:rsidR="0029666C" w:rsidRPr="0029666C">
        <w:t>AudioRecordingCollarFPGA</w:t>
      </w:r>
      <w:r w:rsidRPr="00CC02FE">
        <w:t>.qsf</w:t>
      </w:r>
    </w:p>
    <w:p w:rsidR="002773FA" w:rsidRDefault="00CC02FE" w:rsidP="002B1626">
      <w:r>
        <w:t>Include files:</w:t>
      </w:r>
      <w:r w:rsidR="002773FA">
        <w:t xml:space="preserve"> </w:t>
      </w:r>
      <w:r w:rsidR="002B1626">
        <w:t xml:space="preserve">The VHD file should be added explicitly to the project. </w:t>
      </w:r>
    </w:p>
    <w:p w:rsidR="00F309ED" w:rsidRDefault="0029666C" w:rsidP="00C71C35">
      <w:r w:rsidRPr="0029666C">
        <w:t xml:space="preserve">AudioRecordingCollarFPGA </w:t>
      </w:r>
      <w:r w:rsidR="00CC02FE" w:rsidRPr="00CC02FE">
        <w:t>_TopLevel.vhd</w:t>
      </w:r>
    </w:p>
    <w:p w:rsidR="00AD076F" w:rsidRDefault="00AD076F" w:rsidP="00C71C35">
      <w:r>
        <w:t>sdc_values.tcl</w:t>
      </w:r>
    </w:p>
    <w:p w:rsidR="002773FA" w:rsidRDefault="002773FA" w:rsidP="00C71C35">
      <w:r>
        <w:t>sdc_values should already be in the FPGA_INIT git directory.</w:t>
      </w:r>
    </w:p>
    <w:p w:rsidR="00AF284B" w:rsidRDefault="00AF284B" w:rsidP="00C71C35">
      <w:r>
        <w:t>Copy the .tcl scripts from:</w:t>
      </w:r>
    </w:p>
    <w:p w:rsidR="00AF284B" w:rsidRDefault="00AF284B" w:rsidP="00C71C35">
      <w:r>
        <w:t>QuartusII</w:t>
      </w:r>
    </w:p>
    <w:p w:rsidR="000340D5" w:rsidRDefault="000340D5" w:rsidP="00C71C35">
      <w:r>
        <w:lastRenderedPageBreak/>
        <w:t xml:space="preserve">First a bare-bones bootable image of the FPGA must be compiled. </w:t>
      </w:r>
      <w:r w:rsidR="00AF284B">
        <w:t>The</w:t>
      </w:r>
      <w:r>
        <w:t xml:space="preserve"> FPGA_INIT</w:t>
      </w:r>
      <w:r w:rsidR="00AF284B">
        <w:t xml:space="preserve"> directory</w:t>
      </w:r>
      <w:r>
        <w:t xml:space="preserve"> exists for this purpose. It does not include any systems </w:t>
      </w:r>
      <w:r w:rsidR="00831D26">
        <w:t xml:space="preserve">or </w:t>
      </w:r>
      <w:r>
        <w:t xml:space="preserve">the </w:t>
      </w:r>
      <w:r w:rsidR="00831D26">
        <w:t xml:space="preserve">sdc </w:t>
      </w:r>
      <w:r>
        <w:t>timing framework. It simply displays a counter on a GPIO</w:t>
      </w:r>
      <w:r w:rsidR="00AF284B">
        <w:t xml:space="preserve"> pin</w:t>
      </w:r>
      <w:r>
        <w:t xml:space="preserve">. This is a good way to check that your </w:t>
      </w:r>
      <w:r w:rsidR="00831D26">
        <w:t xml:space="preserve">FPGA has booted and it booted with the image </w:t>
      </w:r>
      <w:r w:rsidR="00AF284B">
        <w:t>from flash.</w:t>
      </w:r>
    </w:p>
    <w:p w:rsidR="002B1626" w:rsidRDefault="002B1626" w:rsidP="00C71C35">
      <w:r>
        <w:t>Attempt to compile the design. It will fail, but two package files will be generated in the main directory:</w:t>
      </w:r>
    </w:p>
    <w:p w:rsidR="002B1626" w:rsidRDefault="002B1626" w:rsidP="00C71C35">
      <w:r w:rsidRPr="002B1626">
        <w:t>compile_start_time_pkg.vhd</w:t>
      </w:r>
    </w:p>
    <w:p w:rsidR="002B1626" w:rsidRDefault="002B1626" w:rsidP="00C71C35">
      <w:r w:rsidRPr="002B1626">
        <w:t>shared_sdc_values_pkg.vhd</w:t>
      </w:r>
    </w:p>
    <w:p w:rsidR="002B1626" w:rsidRDefault="002B1626" w:rsidP="00C71C35">
      <w:r>
        <w:t>These are being generated by the at_compile</w:t>
      </w:r>
      <w:ins w:id="6" w:author="Davis, Tyler" w:date="2016-06-16T14:47:00Z">
        <w:r w:rsidR="002F0810">
          <w:t>_start</w:t>
        </w:r>
      </w:ins>
      <w:r>
        <w:t>.tcl script being linked to by the QSF. Include these package files and recompile.</w:t>
      </w:r>
      <w:ins w:id="7" w:author="s58p233" w:date="2016-06-16T15:08:00Z">
        <w:r w:rsidR="007E4D4E">
          <w:t xml:space="preserve">  If these files are not created,</w:t>
        </w:r>
      </w:ins>
      <w:ins w:id="8" w:author="s58p233" w:date="2016-06-16T15:26:00Z">
        <w:r w:rsidR="006A514B">
          <w:t xml:space="preserve"> a possible reason is that the project created a new .qsf and ignored the </w:t>
        </w:r>
      </w:ins>
      <w:ins w:id="9" w:author="s58p233" w:date="2016-06-16T15:27:00Z">
        <w:r w:rsidR="006A514B">
          <w:t xml:space="preserve">correct one. </w:t>
        </w:r>
      </w:ins>
      <w:ins w:id="10" w:author="s58p233" w:date="2016-06-16T15:26:00Z">
        <w:r w:rsidR="006A514B">
          <w:t xml:space="preserve"> </w:t>
        </w:r>
      </w:ins>
      <w:ins w:id="11" w:author="s58p233" w:date="2016-06-16T15:08:00Z">
        <w:r w:rsidR="006A514B">
          <w:t>F</w:t>
        </w:r>
        <w:r w:rsidR="007E4D4E">
          <w:t xml:space="preserve">ind the .qsf file in the working directory.  Quartus </w:t>
        </w:r>
      </w:ins>
      <w:ins w:id="12" w:author="s58p233" w:date="2016-06-16T15:10:00Z">
        <w:r w:rsidR="007E4D4E">
          <w:t>looks for a .qsf file with a specific name and if it doesn</w:t>
        </w:r>
      </w:ins>
      <w:ins w:id="13" w:author="s58p233" w:date="2016-06-16T15:11:00Z">
        <w:r w:rsidR="007E4D4E">
          <w:t>’t find it, it will create a new one.  If there are multiple .qsf files in the working directory, one option is to find the .qsf file you want and rename it to what Quartus expects.</w:t>
        </w:r>
      </w:ins>
    </w:p>
    <w:p w:rsidR="002B1626" w:rsidRDefault="002B1626" w:rsidP="00C71C35">
      <w:r>
        <w:t xml:space="preserve">Compilation should be successful. </w:t>
      </w:r>
    </w:p>
    <w:p w:rsidR="002B1626" w:rsidRDefault="002B1626" w:rsidP="00C71C35"/>
    <w:p w:rsidR="000340D5" w:rsidRDefault="00CC02FE" w:rsidP="00C71C35">
      <w:r>
        <w:t>When inserting a</w:t>
      </w:r>
      <w:r w:rsidR="00AF284B">
        <w:t>n</w:t>
      </w:r>
      <w:r>
        <w:t xml:space="preserve"> FPGA POF into flash, </w:t>
      </w:r>
      <w:r w:rsidR="0029666C">
        <w:t xml:space="preserve">the </w:t>
      </w:r>
      <w:r w:rsidR="00984646">
        <w:t xml:space="preserve">FPGA </w:t>
      </w:r>
      <w:r>
        <w:t>image looks to a different source to begin clocking its design. For a FPGA SOF programmed over JTAG, the internal FPGA oscillator is used to boot the image. For an image booted from flash, the FPGA looks to the DCLK FPGA pin for boot. These differences are reflected in the QSF files.</w:t>
      </w:r>
      <w:r w:rsidR="00082609">
        <w:t xml:space="preserve"> The QSF’s of FPGA_INIT vs FPGA differ. </w:t>
      </w:r>
      <w:r>
        <w:t xml:space="preserve"> </w:t>
      </w:r>
    </w:p>
    <w:p w:rsidR="00CC02FE" w:rsidRDefault="00CC02FE" w:rsidP="00C71C35">
      <w:r w:rsidRPr="00CC02FE">
        <w:t>set_global_assignment -name DEVICE_INITIALIZATION_CLOCK INIT_INTOSC</w:t>
      </w:r>
    </w:p>
    <w:p w:rsidR="00CC02FE" w:rsidRDefault="00CC02FE" w:rsidP="00C71C35">
      <w:r w:rsidRPr="00CC02FE">
        <w:t>set_global_assignment -name DEVICE_INITIALIZATION_CLOCK INIT_DCLK</w:t>
      </w:r>
    </w:p>
    <w:p w:rsidR="00F309ED" w:rsidRDefault="00F309ED" w:rsidP="00F309ED">
      <w:pPr>
        <w:spacing w:after="0" w:line="240" w:lineRule="auto"/>
      </w:pPr>
      <w:r>
        <w:t>The other pin that must be enabled on the FPGA</w:t>
      </w:r>
      <w:r w:rsidR="00082609">
        <w:t xml:space="preserve"> for the PFL</w:t>
      </w:r>
      <w:r>
        <w:t xml:space="preserve"> in booting from flash is the init_done pin. </w:t>
      </w:r>
      <w:r w:rsidR="00AF284B">
        <w:t>These</w:t>
      </w:r>
      <w:r>
        <w:t xml:space="preserve"> option</w:t>
      </w:r>
      <w:r w:rsidR="00AF284B">
        <w:t>s are</w:t>
      </w:r>
      <w:r>
        <w:t xml:space="preserve"> included in the _IO.qsf, but </w:t>
      </w:r>
      <w:r w:rsidR="00AF284B">
        <w:t>the corresponding options are</w:t>
      </w:r>
      <w:r>
        <w:t xml:space="preserve"> shown in Quartus here. </w:t>
      </w:r>
      <w:r w:rsidR="00082609">
        <w:t xml:space="preserve"> This is all handled in the qsf’s. I am including the Quartus options here for documentation. </w:t>
      </w:r>
    </w:p>
    <w:p w:rsidR="00F309ED" w:rsidRDefault="00F309ED" w:rsidP="00C71C35"/>
    <w:p w:rsidR="00F309ED" w:rsidRDefault="00F309ED" w:rsidP="00F309ED">
      <w:pPr>
        <w:keepNext/>
      </w:pPr>
      <w:r>
        <w:rPr>
          <w:noProof/>
        </w:rPr>
        <w:lastRenderedPageBreak/>
        <mc:AlternateContent>
          <mc:Choice Requires="wps">
            <w:drawing>
              <wp:anchor distT="0" distB="0" distL="114300" distR="114300" simplePos="0" relativeHeight="251678720" behindDoc="0" locked="0" layoutInCell="1" allowOverlap="1" wp14:anchorId="6C26423E" wp14:editId="12C837FE">
                <wp:simplePos x="0" y="0"/>
                <wp:positionH relativeFrom="column">
                  <wp:posOffset>1933575</wp:posOffset>
                </wp:positionH>
                <wp:positionV relativeFrom="paragraph">
                  <wp:posOffset>3114675</wp:posOffset>
                </wp:positionV>
                <wp:extent cx="3905250" cy="2762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3905250"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0184B7C6" id="Rectangle 29" o:spid="_x0000_s1026" style="position:absolute;margin-left:152.25pt;margin-top:245.25pt;width:307.5pt;height:2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" filled="f" strokecolor="red" strokeweight="1pt"/>
            </w:pict>
          </mc:Fallback>
        </mc:AlternateContent>
      </w:r>
      <w:r>
        <w:rPr>
          <w:noProof/>
        </w:rPr>
        <mc:AlternateContent>
          <mc:Choice Requires="wps">
            <w:drawing>
              <wp:anchor distT="0" distB="0" distL="114300" distR="114300" simplePos="0" relativeHeight="251677696" behindDoc="0" locked="0" layoutInCell="1" allowOverlap="1" wp14:anchorId="2618BB4E" wp14:editId="1DD66360">
                <wp:simplePos x="0" y="0"/>
                <wp:positionH relativeFrom="column">
                  <wp:posOffset>1933575</wp:posOffset>
                </wp:positionH>
                <wp:positionV relativeFrom="paragraph">
                  <wp:posOffset>1657350</wp:posOffset>
                </wp:positionV>
                <wp:extent cx="1524000" cy="1524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524000"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5A753D84" id="Rectangle 30" o:spid="_x0000_s1026" style="position:absolute;margin-left:152.25pt;margin-top:130.5pt;width:120pt;height:1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" filled="f" strokecolor="red" strokeweight="1pt"/>
            </w:pict>
          </mc:Fallback>
        </mc:AlternateContent>
      </w:r>
      <w:r>
        <w:rPr>
          <w:noProof/>
        </w:rPr>
        <w:drawing>
          <wp:inline distT="0" distB="0" distL="0" distR="0" wp14:anchorId="44AF0AA7" wp14:editId="0A388C07">
            <wp:extent cx="5943600" cy="5093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093335"/>
                    </a:xfrm>
                    <a:prstGeom prst="rect">
                      <a:avLst/>
                    </a:prstGeom>
                  </pic:spPr>
                </pic:pic>
              </a:graphicData>
            </a:graphic>
          </wp:inline>
        </w:drawing>
      </w:r>
    </w:p>
    <w:p w:rsidR="000340D5" w:rsidRDefault="000340D5" w:rsidP="00C71C35"/>
    <w:p w:rsidR="00F309ED" w:rsidRDefault="00F309ED" w:rsidP="00C71C35">
      <w:r>
        <w:t xml:space="preserve">You should now be able to compile.  </w:t>
      </w:r>
      <w:r w:rsidR="00AF362F">
        <w:t xml:space="preserve">This will result in an FPGA .SOF image. However the flash needs a .POF image. </w:t>
      </w:r>
    </w:p>
    <w:p w:rsidR="001F5EE2" w:rsidRPr="001F5EE2" w:rsidRDefault="001F5EE2" w:rsidP="00C71C35">
      <w:r w:rsidRPr="001F5EE2">
        <w:rPr>
          <w:b/>
        </w:rPr>
        <w:t>This CPLD image is timing sensitive</w:t>
      </w:r>
      <w:r w:rsidR="00D068E0">
        <w:rPr>
          <w:b/>
        </w:rPr>
        <w:t>. Not including the</w:t>
      </w:r>
      <w:r w:rsidRPr="001F5EE2">
        <w:rPr>
          <w:b/>
        </w:rPr>
        <w:t xml:space="preserve"> SDC will result in the CPLD/FPGA booting process </w:t>
      </w:r>
      <w:r>
        <w:rPr>
          <w:b/>
        </w:rPr>
        <w:t xml:space="preserve">failing. </w:t>
      </w:r>
      <w:r>
        <w:t>I found this out the hard way, I accidentally didn’t include the SDC.</w:t>
      </w:r>
    </w:p>
    <w:p w:rsidR="001F5EE2" w:rsidRPr="001F5EE2" w:rsidRDefault="001F5EE2" w:rsidP="00C71C35">
      <w:r>
        <w:t xml:space="preserve">The timing </w:t>
      </w:r>
      <w:r w:rsidRPr="001F5EE2">
        <w:t>AudioRecordingCollarCPLD.sdc</w:t>
      </w:r>
      <w:r>
        <w:t xml:space="preserve"> is named the same as the project file, </w:t>
      </w:r>
      <w:r w:rsidRPr="001F5EE2">
        <w:t>AudioRecordingCollarCPLD.qpf</w:t>
      </w:r>
      <w:r>
        <w:t xml:space="preserve">. Quartus should auto analyze this SDC file be default. However, it might not be a bad idea to explicitly add it to the project as well. </w:t>
      </w:r>
    </w:p>
    <w:p w:rsidR="00022F17" w:rsidRDefault="00022F17" w:rsidP="00C71C35">
      <w:r>
        <w:t xml:space="preserve">The conversion of SOF to POF has been added to the script at_compile_end.tcl which is included in the QSF file. It generates the POF for our board automatically now. See the appendix for how to do this manually. </w:t>
      </w:r>
      <w:r w:rsidR="005B52AC">
        <w:t xml:space="preserve">Look for the </w:t>
      </w:r>
      <w:r w:rsidR="005B52AC" w:rsidRPr="005B52AC">
        <w:t>AudioRecordingCollarCPLDInit.pof</w:t>
      </w:r>
      <w:r w:rsidR="005B52AC">
        <w:t xml:space="preserve"> in the /output_files directory.</w:t>
      </w:r>
    </w:p>
    <w:p w:rsidR="00AF362F" w:rsidRDefault="00AF362F" w:rsidP="00C71C35"/>
    <w:p w:rsidR="00AF362F" w:rsidRDefault="00AF362F" w:rsidP="00C71C35">
      <w:pPr>
        <w:rPr>
          <w:noProof/>
        </w:rPr>
      </w:pPr>
    </w:p>
    <w:p w:rsidR="00AF362F" w:rsidRDefault="00AF362F" w:rsidP="00C71C35">
      <w:r>
        <w:rPr>
          <w:noProof/>
        </w:rPr>
        <w:lastRenderedPageBreak/>
        <w:drawing>
          <wp:inline distT="0" distB="0" distL="0" distR="0" wp14:anchorId="77C62990" wp14:editId="58E19246">
            <wp:extent cx="5819775" cy="3347076"/>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3868" b="44087"/>
                    <a:stretch/>
                  </pic:blipFill>
                  <pic:spPr bwMode="auto">
                    <a:xfrm>
                      <a:off x="0" y="0"/>
                      <a:ext cx="5823770" cy="3349373"/>
                    </a:xfrm>
                    <a:prstGeom prst="rect">
                      <a:avLst/>
                    </a:prstGeom>
                    <a:ln>
                      <a:noFill/>
                    </a:ln>
                    <a:extLst>
                      <a:ext uri="{53640926-AAD7-44D8-BBD7-CCE9431645EC}">
                        <a14:shadowObscured xmlns:a14="http://schemas.microsoft.com/office/drawing/2010/main"/>
                      </a:ext>
                    </a:extLst>
                  </pic:spPr>
                </pic:pic>
              </a:graphicData>
            </a:graphic>
          </wp:inline>
        </w:drawing>
      </w:r>
    </w:p>
    <w:p w:rsidR="00AF362F" w:rsidRDefault="00AF362F" w:rsidP="00C71C35"/>
    <w:p w:rsidR="00AF362F" w:rsidRDefault="00AF362F" w:rsidP="00C71C35">
      <w:r>
        <w:t xml:space="preserve">Program the </w:t>
      </w:r>
      <w:r w:rsidR="00B42B8E">
        <w:t xml:space="preserve">QSPI_128Mb with the POF. Check the Page_0 and OPTION_BITS. </w:t>
      </w:r>
    </w:p>
    <w:p w:rsidR="0029666C" w:rsidRDefault="0029666C" w:rsidP="00C71C35">
      <w:r>
        <w:t>It is good practice to always File-&gt;Save the chain descriptor file before hitting the Start button.</w:t>
      </w:r>
    </w:p>
    <w:p w:rsidR="00B42B8E" w:rsidRDefault="00B42B8E" w:rsidP="00C71C35">
      <w:r>
        <w:t xml:space="preserve">Now verify the image in flash. This can be done by checking the Verify boxes next to the QSPI_128Mb. Press “start”. The PAGE and Option Bits should both verify successfully. Hard-coding the option bits and SOF page allow this to be done. </w:t>
      </w:r>
      <w:r w:rsidR="00082609">
        <w:t xml:space="preserve"> </w:t>
      </w:r>
    </w:p>
    <w:p w:rsidR="00B42B8E" w:rsidRDefault="00B42B8E" w:rsidP="00C71C35"/>
    <w:p w:rsidR="00B42B8E" w:rsidRDefault="00B42B8E" w:rsidP="00C71C35">
      <w:pPr>
        <w:rPr>
          <w:noProof/>
        </w:rPr>
      </w:pPr>
    </w:p>
    <w:p w:rsidR="00B42B8E" w:rsidRDefault="00B42B8E" w:rsidP="00C71C35">
      <w:r>
        <w:rPr>
          <w:noProof/>
        </w:rPr>
        <w:lastRenderedPageBreak/>
        <w:drawing>
          <wp:inline distT="0" distB="0" distL="0" distR="0" wp14:anchorId="472435F3" wp14:editId="43B7BF99">
            <wp:extent cx="5918200" cy="307975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26" b="41425"/>
                    <a:stretch/>
                  </pic:blipFill>
                  <pic:spPr bwMode="auto">
                    <a:xfrm>
                      <a:off x="0" y="0"/>
                      <a:ext cx="5918200" cy="3079750"/>
                    </a:xfrm>
                    <a:prstGeom prst="rect">
                      <a:avLst/>
                    </a:prstGeom>
                    <a:ln>
                      <a:noFill/>
                    </a:ln>
                    <a:extLst>
                      <a:ext uri="{53640926-AAD7-44D8-BBD7-CCE9431645EC}">
                        <a14:shadowObscured xmlns:a14="http://schemas.microsoft.com/office/drawing/2010/main"/>
                      </a:ext>
                    </a:extLst>
                  </pic:spPr>
                </pic:pic>
              </a:graphicData>
            </a:graphic>
          </wp:inline>
        </w:drawing>
      </w:r>
    </w:p>
    <w:p w:rsidR="00B42B8E" w:rsidRDefault="00B42B8E" w:rsidP="00C71C35"/>
    <w:p w:rsidR="00082609" w:rsidRDefault="00082609" w:rsidP="00B42B8E">
      <w:pPr>
        <w:rPr>
          <w:b/>
        </w:rPr>
      </w:pPr>
    </w:p>
    <w:p w:rsidR="00B42B8E" w:rsidRDefault="00B42B8E" w:rsidP="00B42B8E">
      <w:pPr>
        <w:rPr>
          <w:b/>
        </w:rPr>
      </w:pPr>
      <w:r w:rsidRPr="00B42B8E">
        <w:rPr>
          <w:b/>
        </w:rPr>
        <w:t xml:space="preserve">4)Booting and Programming the FPGA. </w:t>
      </w:r>
    </w:p>
    <w:p w:rsidR="00B42B8E" w:rsidRDefault="00B42B8E" w:rsidP="00B42B8E"/>
    <w:p w:rsidR="00B42B8E" w:rsidRPr="00B42B8E" w:rsidRDefault="00B42B8E" w:rsidP="00B42B8E">
      <w:r>
        <w:t>Now that the FPGA image is in flash, the image on the CPLD must be changed. The CPLD image is changed to the run-time image.</w:t>
      </w:r>
      <w:r w:rsidR="00082609">
        <w:t xml:space="preserve"> This is done because the CPLD is only large</w:t>
      </w:r>
      <w:r w:rsidR="0029666C">
        <w:t xml:space="preserve"> enough</w:t>
      </w:r>
      <w:r w:rsidR="00082609">
        <w:t xml:space="preserve"> to hold a flash program version of the PFL or a FPGA program version of the PFL, not both.</w:t>
      </w:r>
      <w:r>
        <w:t xml:space="preserve"> This image includes capability to load FPGA from flash as well as handle all power controller operation</w:t>
      </w:r>
      <w:r w:rsidR="00082609">
        <w:t xml:space="preserve">s as well as talk to the FPGA. </w:t>
      </w:r>
    </w:p>
    <w:p w:rsidR="00AF284B" w:rsidRDefault="00EC71FB" w:rsidP="00374679">
      <w:r>
        <w:t>The git directory of interest is:</w:t>
      </w:r>
    </w:p>
    <w:p w:rsidR="00374679" w:rsidRDefault="00374679" w:rsidP="00374679">
      <w:r w:rsidRPr="00567F15">
        <w:t>Source_Code\</w:t>
      </w:r>
      <w:r w:rsidR="008529C3" w:rsidRPr="008529C3">
        <w:t xml:space="preserve"> </w:t>
      </w:r>
      <w:r w:rsidR="008529C3" w:rsidRPr="004E0CF1">
        <w:t>AudioRecordingCollar</w:t>
      </w:r>
      <w:r w:rsidR="008529C3" w:rsidRPr="00567F15">
        <w:t xml:space="preserve"> </w:t>
      </w:r>
      <w:r w:rsidRPr="00567F15">
        <w:t>\CPLD</w:t>
      </w:r>
    </w:p>
    <w:p w:rsidR="00F309ED" w:rsidRDefault="00374679" w:rsidP="00F309ED">
      <w:r>
        <w:tab/>
        <w:t>Used for loading FPGA from Flash on Boot and Normal Operation</w:t>
      </w:r>
    </w:p>
    <w:p w:rsidR="00E55F50" w:rsidRDefault="00E55F50" w:rsidP="00F309ED">
      <w:r>
        <w:t xml:space="preserve">Again rename the </w:t>
      </w:r>
      <w:r w:rsidR="00B50F7E">
        <w:t xml:space="preserve">Toplevel_name*_IO.qsf </w:t>
      </w:r>
      <w:r>
        <w:t xml:space="preserve">to </w:t>
      </w:r>
      <w:r w:rsidR="00B50F7E">
        <w:t xml:space="preserve">Toplevel_name.qsf </w:t>
      </w:r>
      <w:r>
        <w:t xml:space="preserve">so all the pins are defined for the CPLD. </w:t>
      </w:r>
    </w:p>
    <w:p w:rsidR="00F309ED" w:rsidRDefault="00F309ED" w:rsidP="00F309ED">
      <w:r>
        <w:t xml:space="preserve">For CPLD, these </w:t>
      </w:r>
      <w:r w:rsidR="00AF284B">
        <w:t xml:space="preserve">are the include files. </w:t>
      </w:r>
    </w:p>
    <w:p w:rsidR="003D19B7" w:rsidRDefault="003D19B7" w:rsidP="003D19B7">
      <w:pPr>
        <w:spacing w:after="0" w:line="240" w:lineRule="auto"/>
      </w:pPr>
      <w:r>
        <w:t>set_global_assignment -name VHDL_FILE ../../MainCollar/General/Utilities_pkg.vhd</w:t>
      </w:r>
    </w:p>
    <w:p w:rsidR="003D19B7" w:rsidRDefault="003D19B7" w:rsidP="003D19B7">
      <w:pPr>
        <w:spacing w:after="0" w:line="240" w:lineRule="auto"/>
      </w:pPr>
      <w:r>
        <w:t>set_global_assignment -name VHDL_FILE AudioRecordingCollarCPLD_TopLevel.vhd</w:t>
      </w:r>
    </w:p>
    <w:p w:rsidR="00F309ED" w:rsidRDefault="00F309ED" w:rsidP="00F309ED">
      <w:pPr>
        <w:spacing w:after="0" w:line="240" w:lineRule="auto"/>
      </w:pPr>
      <w:r>
        <w:t>set_global_assignment -name VHDL_FILE ../../MainCollar/PowerController/PC_StatusControl_pkg.vhd</w:t>
      </w:r>
    </w:p>
    <w:p w:rsidR="00F309ED" w:rsidRDefault="00F309ED" w:rsidP="00F309ED">
      <w:pPr>
        <w:spacing w:after="0" w:line="240" w:lineRule="auto"/>
      </w:pPr>
      <w:r>
        <w:t>set_global_assignment -name VHDL_FILE ../../MainCollar/PowerController/StatCtlSPI.vhd</w:t>
      </w:r>
    </w:p>
    <w:p w:rsidR="00F309ED" w:rsidRDefault="00F309ED" w:rsidP="00F309ED">
      <w:pPr>
        <w:spacing w:after="0" w:line="240" w:lineRule="auto"/>
      </w:pPr>
      <w:r>
        <w:t>set_global_assignment -name VHDL_FILE ../../MainCollar/PowerController/PC_UFM.vhd</w:t>
      </w:r>
    </w:p>
    <w:p w:rsidR="00F309ED" w:rsidRDefault="00F309ED" w:rsidP="00F309ED">
      <w:pPr>
        <w:spacing w:after="0" w:line="240" w:lineRule="auto"/>
      </w:pPr>
      <w:r>
        <w:t>set_global_assignment -name QIP_FILE ../../MainCollar/PowerController/PFL.qip</w:t>
      </w:r>
    </w:p>
    <w:p w:rsidR="008529C3" w:rsidRDefault="008529C3" w:rsidP="008529C3">
      <w:pPr>
        <w:spacing w:after="0" w:line="240" w:lineRule="auto"/>
      </w:pPr>
      <w:r>
        <w:t>set_global_assignment -name QIP_FILE ../../MainCollar/PowerController/PFL.vhd</w:t>
      </w:r>
    </w:p>
    <w:p w:rsidR="008529C3" w:rsidRDefault="008529C3" w:rsidP="00F309ED">
      <w:pPr>
        <w:spacing w:after="0" w:line="240" w:lineRule="auto"/>
      </w:pPr>
    </w:p>
    <w:p w:rsidR="00F309ED" w:rsidRDefault="00F309ED" w:rsidP="00F309ED">
      <w:pPr>
        <w:spacing w:after="0" w:line="240" w:lineRule="auto"/>
      </w:pPr>
      <w:r>
        <w:lastRenderedPageBreak/>
        <w:t>set_global_assignment -name VHDL_FILE ../../MainCollar/PowerController/PowerController.vhd</w:t>
      </w:r>
    </w:p>
    <w:p w:rsidR="00F309ED" w:rsidRDefault="00F309ED" w:rsidP="00F309ED">
      <w:pPr>
        <w:spacing w:after="0" w:line="240" w:lineRule="auto"/>
      </w:pPr>
      <w:r>
        <w:t>set_global_assignment -name QIP_FILE ../../MainCollar/PowerController/InternalFlash.qip</w:t>
      </w:r>
    </w:p>
    <w:p w:rsidR="008529C3" w:rsidRDefault="008529C3" w:rsidP="008529C3">
      <w:pPr>
        <w:spacing w:after="0" w:line="240" w:lineRule="auto"/>
      </w:pPr>
      <w:r>
        <w:t>set_global_assignment -name QIP_FILE ../../MainCollar/PowerController/InternalFlash.vhd</w:t>
      </w:r>
    </w:p>
    <w:p w:rsidR="00AF284B" w:rsidRDefault="00AF284B" w:rsidP="00F309ED">
      <w:pPr>
        <w:spacing w:after="0" w:line="240" w:lineRule="auto"/>
      </w:pPr>
    </w:p>
    <w:p w:rsidR="00AF284B" w:rsidRDefault="00AF284B" w:rsidP="00F309ED">
      <w:pPr>
        <w:spacing w:after="0" w:line="240" w:lineRule="auto"/>
      </w:pPr>
      <w:r>
        <w:t xml:space="preserve">Again copy the .tcl scripts from the QuartusII directory. </w:t>
      </w:r>
    </w:p>
    <w:p w:rsidR="00AF284B" w:rsidRDefault="00AF284B" w:rsidP="00F309ED">
      <w:pPr>
        <w:spacing w:after="0" w:line="240" w:lineRule="auto"/>
      </w:pPr>
    </w:p>
    <w:p w:rsidR="00AF284B" w:rsidRDefault="00AF284B" w:rsidP="00F309ED">
      <w:pPr>
        <w:spacing w:after="0" w:line="240" w:lineRule="auto"/>
      </w:pPr>
      <w:r>
        <w:t xml:space="preserve">This time a small </w:t>
      </w:r>
      <w:r w:rsidR="00B42B8E">
        <w:t>amount</w:t>
      </w:r>
      <w:r>
        <w:t xml:space="preserve"> of timing constraint has been added to the CPLD project. </w:t>
      </w:r>
      <w:r w:rsidR="00EC71FB">
        <w:t xml:space="preserve">It is auto included in the project by being named the same as the top level. </w:t>
      </w:r>
      <w:r w:rsidR="00082609">
        <w:t xml:space="preserve"> Nothing needs to be done here.</w:t>
      </w:r>
    </w:p>
    <w:p w:rsidR="00EC71FB" w:rsidRDefault="00EC71FB" w:rsidP="00F309ED">
      <w:pPr>
        <w:spacing w:after="0" w:line="240" w:lineRule="auto"/>
      </w:pPr>
    </w:p>
    <w:p w:rsidR="00B42B8E" w:rsidRDefault="00EC71FB" w:rsidP="00F309ED">
      <w:pPr>
        <w:spacing w:after="0" w:line="240" w:lineRule="auto"/>
      </w:pPr>
      <w:r>
        <w:t xml:space="preserve">The project should compile now. </w:t>
      </w:r>
    </w:p>
    <w:p w:rsidR="00EC71FB" w:rsidRDefault="00EC71FB" w:rsidP="00F309ED">
      <w:pPr>
        <w:spacing w:after="0" w:line="240" w:lineRule="auto"/>
      </w:pPr>
    </w:p>
    <w:p w:rsidR="00EC71FB" w:rsidRDefault="00EC71FB" w:rsidP="00F309ED">
      <w:pPr>
        <w:spacing w:after="0" w:line="240" w:lineRule="auto"/>
      </w:pPr>
      <w:r>
        <w:t xml:space="preserve">In the Quartus programmer, the generated POF can now be programmed. </w:t>
      </w:r>
    </w:p>
    <w:p w:rsidR="00EC71FB" w:rsidRDefault="00EC71FB" w:rsidP="00F309ED">
      <w:pPr>
        <w:spacing w:after="0" w:line="240" w:lineRule="auto"/>
      </w:pPr>
    </w:p>
    <w:p w:rsidR="00EC71FB" w:rsidRDefault="00EC71FB" w:rsidP="00F309ED">
      <w:pPr>
        <w:spacing w:after="0" w:line="240" w:lineRule="auto"/>
        <w:rPr>
          <w:noProof/>
        </w:rPr>
      </w:pPr>
    </w:p>
    <w:p w:rsidR="00EC71FB" w:rsidRDefault="00EC71FB" w:rsidP="00F309ED">
      <w:pPr>
        <w:spacing w:after="0" w:line="240" w:lineRule="auto"/>
      </w:pPr>
      <w:r>
        <w:rPr>
          <w:noProof/>
        </w:rPr>
        <w:drawing>
          <wp:inline distT="0" distB="0" distL="0" distR="0" wp14:anchorId="739F698E" wp14:editId="7AD9B523">
            <wp:extent cx="5943600" cy="30035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2874"/>
                    <a:stretch/>
                  </pic:blipFill>
                  <pic:spPr bwMode="auto">
                    <a:xfrm>
                      <a:off x="0" y="0"/>
                      <a:ext cx="5943600" cy="3003550"/>
                    </a:xfrm>
                    <a:prstGeom prst="rect">
                      <a:avLst/>
                    </a:prstGeom>
                    <a:ln>
                      <a:noFill/>
                    </a:ln>
                    <a:extLst>
                      <a:ext uri="{53640926-AAD7-44D8-BBD7-CCE9431645EC}">
                        <a14:shadowObscured xmlns:a14="http://schemas.microsoft.com/office/drawing/2010/main"/>
                      </a:ext>
                    </a:extLst>
                  </pic:spPr>
                </pic:pic>
              </a:graphicData>
            </a:graphic>
          </wp:inline>
        </w:drawing>
      </w:r>
    </w:p>
    <w:p w:rsidR="00B42B8E" w:rsidRDefault="00B42B8E" w:rsidP="00F309ED">
      <w:pPr>
        <w:spacing w:after="0" w:line="240" w:lineRule="auto"/>
      </w:pPr>
    </w:p>
    <w:p w:rsidR="00AF284B" w:rsidRDefault="00AF284B" w:rsidP="00F309ED">
      <w:pPr>
        <w:spacing w:after="0" w:line="240" w:lineRule="auto"/>
      </w:pPr>
    </w:p>
    <w:p w:rsidR="00AF284B" w:rsidRDefault="00AF284B" w:rsidP="00F309ED">
      <w:pPr>
        <w:spacing w:after="0" w:line="240" w:lineRule="auto"/>
      </w:pPr>
    </w:p>
    <w:p w:rsidR="00EC71FB" w:rsidRDefault="00EC71FB" w:rsidP="00F309ED">
      <w:r>
        <w:t>The POF is programmed to the CPLD (5M570Z</w:t>
      </w:r>
      <w:ins w:id="14" w:author="Davis, Tyler" w:date="2016-06-17T14:16:00Z">
        <w:r w:rsidR="00084E36">
          <w:t>M</w:t>
        </w:r>
      </w:ins>
      <w:bookmarkStart w:id="15" w:name="_GoBack"/>
      <w:bookmarkEnd w:id="15"/>
      <w:del w:id="16" w:author="Davis, Tyler" w:date="2016-06-17T14:16:00Z">
        <w:r w:rsidDel="00084E36">
          <w:delText>T</w:delText>
        </w:r>
      </w:del>
      <w:r>
        <w:t xml:space="preserve">100) by checking the Program/Configure CFM boxes. </w:t>
      </w:r>
    </w:p>
    <w:p w:rsidR="00EC71FB" w:rsidRDefault="00EC71FB" w:rsidP="00F309ED">
      <w:r>
        <w:t xml:space="preserve">Now the CPLD needs to be rebooted. </w:t>
      </w:r>
      <w:r w:rsidR="00082609">
        <w:t xml:space="preserve"> Remove and reapply power to the board. </w:t>
      </w:r>
    </w:p>
    <w:p w:rsidR="00EC71FB" w:rsidRDefault="00EC71FB" w:rsidP="00F309ED">
      <w:r>
        <w:t xml:space="preserve">Upon restart only the CPLD will be on. </w:t>
      </w:r>
      <w:r w:rsidR="003A60DA">
        <w:t xml:space="preserve">The current power controller is sensitive to interrupt from the RTC/Battery Monitor/Force Startup Line. Upon start, the FPGA should boot. I see 60mA of current usage with the FPGA_INIT image. </w:t>
      </w:r>
    </w:p>
    <w:p w:rsidR="00EC71FB" w:rsidRDefault="00EC71FB" w:rsidP="00F309ED"/>
    <w:p w:rsidR="00567F15" w:rsidRDefault="00567F15" w:rsidP="00567F15"/>
    <w:p w:rsidR="00567F15" w:rsidRDefault="00567F15" w:rsidP="00567F15"/>
    <w:p w:rsidR="00EC71FB" w:rsidRDefault="00EC71FB" w:rsidP="00567F15">
      <w:r>
        <w:lastRenderedPageBreak/>
        <w:t xml:space="preserve">One can check that the image booted okay, by checking for the programmed counter on the </w:t>
      </w:r>
      <w:r w:rsidR="003A60DA">
        <w:t xml:space="preserve">D+ line of the </w:t>
      </w:r>
      <w:r w:rsidR="00EF01D9">
        <w:t>interface board at the EXT SERIAL header.</w:t>
      </w:r>
    </w:p>
    <w:p w:rsidR="002A3011" w:rsidRPr="007B7503" w:rsidRDefault="007B7503" w:rsidP="00C71C35">
      <w:pPr>
        <w:rPr>
          <w:b/>
        </w:rPr>
      </w:pPr>
      <w:r w:rsidRPr="007B7503">
        <w:rPr>
          <w:b/>
        </w:rPr>
        <w:t>Interpreting the Source Code Tree and Building the Full System</w:t>
      </w:r>
    </w:p>
    <w:p w:rsidR="00595354" w:rsidRDefault="00595354" w:rsidP="00C71C35">
      <w:r>
        <w:t xml:space="preserve">The system is now ready to be programmed with another FPGA image of choice. You can add all the fancy stuff in the main FPGA directory. This includes the full collar system and the SDC timing systems. You could also just make your own prototyping FPGA images which interact with the device you choose.  </w:t>
      </w:r>
      <w:r w:rsidR="00107E26">
        <w:t>One can make use of the QSFs and TopLevel.vhd in the FPGA directory for a start.</w:t>
      </w:r>
    </w:p>
    <w:p w:rsidR="003A11D7" w:rsidRDefault="00595354" w:rsidP="00C71C35">
      <w:r>
        <w:t xml:space="preserve">A small amount of the collar system is required to supply power to devices. The CPLD must be told to turn on device X by the FPGA over an SPI bus. </w:t>
      </w:r>
      <w:r w:rsidR="003A11D7">
        <w:t xml:space="preserve">All device powered is switched by the CPLD. </w:t>
      </w:r>
    </w:p>
    <w:p w:rsidR="00211EAA" w:rsidRDefault="00211EAA" w:rsidP="00C71C35">
      <w:r>
        <w:t xml:space="preserve">The power switching functionality is tied into the startup_shutdown and the </w:t>
      </w:r>
      <w:r w:rsidRPr="00211EAA">
        <w:t>StatCtlSPI_FPGA</w:t>
      </w:r>
      <w:r>
        <w:t xml:space="preserve"> entities. The generic </w:t>
      </w:r>
      <w:r w:rsidRPr="00211EAA">
        <w:t>Collar_Control_usePC_c</w:t>
      </w:r>
      <w:r>
        <w:t xml:space="preserve"> should be set to ‘1’ inside the </w:t>
      </w:r>
      <w:r w:rsidRPr="00211EAA">
        <w:t>Collar_Control_pkg.vhd</w:t>
      </w:r>
      <w:r>
        <w:t xml:space="preserve">. This enables the generate statement in the collar.vhd system corresponding to the FPGA CPLD SPI control. Startup_Shutdown will signal the StatCtlSPI_FPGA entity to send the control register with the corresponding switch enable bit, if the corresponding device is enabled in the </w:t>
      </w:r>
      <w:r w:rsidRPr="00211EAA">
        <w:t>Collar_Control_pkg.vhd</w:t>
      </w:r>
      <w:r>
        <w:t>.</w:t>
      </w:r>
    </w:p>
    <w:p w:rsidR="00211EAA" w:rsidRDefault="00211EAA" w:rsidP="00C71C35">
      <w:r>
        <w:t xml:space="preserve">For example: </w:t>
      </w:r>
      <w:r w:rsidRPr="00211EAA">
        <w:t>Collar_Control_useRadio_c</w:t>
      </w:r>
      <w:r>
        <w:t xml:space="preserve"> set to ‘1’ in </w:t>
      </w:r>
      <w:r w:rsidRPr="00211EAA">
        <w:t>Collar_Control_pkg.vhd</w:t>
      </w:r>
      <w:r>
        <w:t xml:space="preserve"> will tell startup_shutdown to switch on power to the TXRX chip during startup. </w:t>
      </w:r>
    </w:p>
    <w:p w:rsidR="00107E26" w:rsidRDefault="00107E26" w:rsidP="00C71C35">
      <w:r>
        <w:t xml:space="preserve">This system can be instantiated (coming soon) or you can just jump power to your device past the switches. </w:t>
      </w:r>
    </w:p>
    <w:p w:rsidR="00595354" w:rsidRDefault="00595354" w:rsidP="00595354">
      <w:r w:rsidRPr="00567F15">
        <w:t>Source_Code\DevBoard_PowerMonitor\</w:t>
      </w:r>
      <w:r>
        <w:t>FPGA</w:t>
      </w:r>
    </w:p>
    <w:p w:rsidR="00595354" w:rsidRDefault="00595354" w:rsidP="00595354">
      <w:r>
        <w:tab/>
        <w:t>Main FPGA JTAG programmed system. Top level instantiates collar.</w:t>
      </w:r>
    </w:p>
    <w:p w:rsidR="004A5C22" w:rsidRDefault="004A5C22" w:rsidP="00595354"/>
    <w:p w:rsidR="004A5C22" w:rsidRDefault="007769D6" w:rsidP="00595354">
      <w:r>
        <w:t xml:space="preserve">To build a full system all .SDC files in the /Source_Code/MainCollar and its subdirectories should be moved to the main project directory. All vhd/qip files under and in /MainCollar should be added to the project. </w:t>
      </w:r>
      <w:r w:rsidR="00A92FC7">
        <w:t xml:space="preserve"> One should not add files in test directories. </w:t>
      </w:r>
    </w:p>
    <w:p w:rsidR="00A92FC7" w:rsidRDefault="00A92FC7" w:rsidP="00595354"/>
    <w:p w:rsidR="004A5C22" w:rsidRDefault="00A92FC7" w:rsidP="00AB6AA2">
      <w:r>
        <w:t xml:space="preserve">The </w:t>
      </w:r>
      <w:r w:rsidR="00AB6AA2" w:rsidRPr="00211EAA">
        <w:t>Collar_Control_pkg.vhd</w:t>
      </w:r>
      <w:r w:rsidR="00AB6AA2">
        <w:t xml:space="preserve"> </w:t>
      </w:r>
      <w:r>
        <w:t xml:space="preserve">is key. The startup shutdown </w:t>
      </w:r>
      <w:r w:rsidR="00AB6AA2">
        <w:t>entity</w:t>
      </w:r>
      <w:r>
        <w:t xml:space="preserve"> looks to this file to decide which devices to turn on. Collar only generates entities and systems which have been turned on in </w:t>
      </w:r>
      <w:r w:rsidRPr="00211EAA">
        <w:t>Collar_Control_pkg.vhd</w:t>
      </w:r>
      <w:r>
        <w:t xml:space="preserve">. </w:t>
      </w:r>
      <w:r w:rsidR="00AB6AA2">
        <w:t xml:space="preserve"> Startup Shutdown will only signal the CPLD to turn on devices upon bootup which have been set to ON in the </w:t>
      </w:r>
      <w:r w:rsidR="00AB6AA2" w:rsidRPr="00211EAA">
        <w:t>Collar_Control_pkg.vhd</w:t>
      </w:r>
      <w:r w:rsidR="00AB6AA2">
        <w:t>.</w:t>
      </w:r>
    </w:p>
    <w:p w:rsidR="00A92FC7" w:rsidRDefault="00A92FC7" w:rsidP="00595354"/>
    <w:p w:rsidR="00A92FC7" w:rsidRDefault="00A92FC7" w:rsidP="00595354">
      <w:r>
        <w:t xml:space="preserve">The system will automatically step through the booting of all systems one after the other upon boot/program of the full MainCollar systems. </w:t>
      </w:r>
    </w:p>
    <w:p w:rsidR="00A92FC7" w:rsidRDefault="00A92FC7" w:rsidP="00595354">
      <w:r>
        <w:t>One should get boot up of IMU/SDCARD/GPS/Flashblock/SDRAM/MICROPHONES (if attache</w:t>
      </w:r>
      <w:r w:rsidR="00AB6AA2">
        <w:t>d)/SYSTEM TIME/I2C/OTHERS.</w:t>
      </w:r>
      <w:r>
        <w:t xml:space="preserve"> Plenty of bits will be flipping on both the main board and the daughter board. </w:t>
      </w:r>
    </w:p>
    <w:p w:rsidR="00F309ED" w:rsidRDefault="00F309ED">
      <w:r>
        <w:br w:type="page"/>
      </w:r>
    </w:p>
    <w:p w:rsidR="00F309ED" w:rsidRDefault="00F309ED" w:rsidP="00F309ED">
      <w:pPr>
        <w:rPr>
          <w:b/>
        </w:rPr>
      </w:pPr>
      <w:r>
        <w:rPr>
          <w:b/>
        </w:rPr>
        <w:lastRenderedPageBreak/>
        <w:t>Odds and Ends</w:t>
      </w:r>
    </w:p>
    <w:p w:rsidR="00F309ED" w:rsidRPr="00F309ED" w:rsidRDefault="00F309ED" w:rsidP="00F309ED">
      <w:pPr>
        <w:rPr>
          <w:b/>
        </w:rPr>
      </w:pPr>
      <w:r w:rsidRPr="00F309ED">
        <w:rPr>
          <w:b/>
        </w:rPr>
        <w:t>Flash Boot Pins of Interest</w:t>
      </w:r>
    </w:p>
    <w:p w:rsidR="00F309ED" w:rsidRDefault="00F309ED" w:rsidP="00F309ED">
      <w:r>
        <w:t>Of interest are the pullups on the following FPGA pins. The FPGA pin guidelines for the Cyclone V E series indicates these should all be pulled up. In the audiorecording_collar these pullups were added to the board design. In the devboard_powermonitor these pullups a</w:t>
      </w:r>
      <w:r w:rsidR="00AF284B">
        <w:t>re programmed into the CPLD image</w:t>
      </w:r>
      <w:r>
        <w:t xml:space="preserve">. These </w:t>
      </w:r>
      <w:r w:rsidR="00AF284B">
        <w:t>pins are all required to be pulled up and enabled for the CPLD to successfully configure the FPGA</w:t>
      </w:r>
      <w:r>
        <w:t xml:space="preserve">. In the audiorecording_collar board, the pins are pulled up to 1.8V through 10k. </w:t>
      </w:r>
    </w:p>
    <w:p w:rsidR="00F309ED" w:rsidRDefault="00F309ED" w:rsidP="00F309ED">
      <w:pPr>
        <w:spacing w:after="0" w:line="240" w:lineRule="auto"/>
      </w:pPr>
      <w:r>
        <w:t>CONF_DONE</w:t>
      </w:r>
    </w:p>
    <w:p w:rsidR="00F309ED" w:rsidRDefault="00F309ED" w:rsidP="00F309ED">
      <w:pPr>
        <w:spacing w:after="0" w:line="240" w:lineRule="auto"/>
      </w:pPr>
      <w:r>
        <w:t>INIT_DONE</w:t>
      </w:r>
    </w:p>
    <w:p w:rsidR="00F309ED" w:rsidRDefault="00F309ED" w:rsidP="00F309ED">
      <w:pPr>
        <w:spacing w:after="0" w:line="240" w:lineRule="auto"/>
      </w:pPr>
      <w:r>
        <w:t>NSTATUS</w:t>
      </w:r>
    </w:p>
    <w:p w:rsidR="00022F17" w:rsidRDefault="00022F17" w:rsidP="00F309ED">
      <w:pPr>
        <w:spacing w:after="0" w:line="240" w:lineRule="auto"/>
      </w:pPr>
    </w:p>
    <w:p w:rsidR="00022F17" w:rsidRDefault="00022F17" w:rsidP="00F309ED">
      <w:pPr>
        <w:spacing w:after="0" w:line="240" w:lineRule="auto"/>
      </w:pPr>
    </w:p>
    <w:p w:rsidR="00022F17" w:rsidRPr="00022F17" w:rsidRDefault="00022F17" w:rsidP="00F309ED">
      <w:pPr>
        <w:spacing w:after="0" w:line="240" w:lineRule="auto"/>
        <w:rPr>
          <w:b/>
        </w:rPr>
      </w:pPr>
      <w:r w:rsidRPr="00022F17">
        <w:rPr>
          <w:b/>
        </w:rPr>
        <w:t>Use of the Convert Programming Files Menu</w:t>
      </w:r>
    </w:p>
    <w:p w:rsidR="00022F17" w:rsidRDefault="00022F17" w:rsidP="00F309ED">
      <w:pPr>
        <w:spacing w:after="0" w:line="240" w:lineRule="auto"/>
      </w:pPr>
    </w:p>
    <w:p w:rsidR="00022F17" w:rsidRDefault="00022F17" w:rsidP="00022F17">
      <w:r>
        <w:t xml:space="preserve">Conversion of a SOF to POF is done through the Convert Programming Files section of the Quartus Application. It is located under the Files menu. </w:t>
      </w:r>
    </w:p>
    <w:p w:rsidR="00022F17" w:rsidRDefault="00022F17" w:rsidP="00022F17">
      <w:pPr>
        <w:rPr>
          <w:noProof/>
        </w:rPr>
      </w:pPr>
    </w:p>
    <w:p w:rsidR="00022F17" w:rsidRDefault="00022F17" w:rsidP="00022F17">
      <w:r>
        <w:rPr>
          <w:noProof/>
        </w:rPr>
        <mc:AlternateContent>
          <mc:Choice Requires="wps">
            <w:drawing>
              <wp:anchor distT="0" distB="0" distL="114300" distR="114300" simplePos="0" relativeHeight="251701248" behindDoc="0" locked="0" layoutInCell="1" allowOverlap="1" wp14:anchorId="50FAF699" wp14:editId="46D321C0">
                <wp:simplePos x="0" y="0"/>
                <wp:positionH relativeFrom="margin">
                  <wp:align>right</wp:align>
                </wp:positionH>
                <wp:positionV relativeFrom="paragraph">
                  <wp:posOffset>2794635</wp:posOffset>
                </wp:positionV>
                <wp:extent cx="520700" cy="165100"/>
                <wp:effectExtent l="0" t="0" r="12700" b="25400"/>
                <wp:wrapNone/>
                <wp:docPr id="80" name="Rectangle 80"/>
                <wp:cNvGraphicFramePr/>
                <a:graphic xmlns:a="http://schemas.openxmlformats.org/drawingml/2006/main">
                  <a:graphicData uri="http://schemas.microsoft.com/office/word/2010/wordprocessingShape">
                    <wps:wsp>
                      <wps:cNvSpPr/>
                      <wps:spPr>
                        <a:xfrm>
                          <a:off x="0" y="0"/>
                          <a:ext cx="5207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48DAAD4" id="Rectangle 80" o:spid="_x0000_s1026" style="position:absolute;margin-left:-10.2pt;margin-top:220.05pt;width:41pt;height:13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" filled="f" strokecolor="red" strokeweight="1pt">
                <w10:wrap anchorx="margin"/>
              </v:rect>
            </w:pict>
          </mc:Fallback>
        </mc:AlternateContent>
      </w:r>
      <w:r>
        <w:rPr>
          <w:noProof/>
        </w:rPr>
        <mc:AlternateContent>
          <mc:Choice Requires="wps">
            <w:drawing>
              <wp:anchor distT="0" distB="0" distL="114300" distR="114300" simplePos="0" relativeHeight="251700224" behindDoc="0" locked="0" layoutInCell="1" allowOverlap="1" wp14:anchorId="2CC2983F" wp14:editId="40576607">
                <wp:simplePos x="0" y="0"/>
                <wp:positionH relativeFrom="margin">
                  <wp:posOffset>120650</wp:posOffset>
                </wp:positionH>
                <wp:positionV relativeFrom="paragraph">
                  <wp:posOffset>1956435</wp:posOffset>
                </wp:positionV>
                <wp:extent cx="2438400" cy="393700"/>
                <wp:effectExtent l="0" t="0" r="19050" b="25400"/>
                <wp:wrapNone/>
                <wp:docPr id="79" name="Rectangle 79"/>
                <wp:cNvGraphicFramePr/>
                <a:graphic xmlns:a="http://schemas.openxmlformats.org/drawingml/2006/main">
                  <a:graphicData uri="http://schemas.microsoft.com/office/word/2010/wordprocessingShape">
                    <wps:wsp>
                      <wps:cNvSpPr/>
                      <wps:spPr>
                        <a:xfrm>
                          <a:off x="0" y="0"/>
                          <a:ext cx="2438400" cy="393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15074D29" id="Rectangle 79" o:spid="_x0000_s1026" style="position:absolute;margin-left:9.5pt;margin-top:154.05pt;width:192pt;height:31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" filled="f" strokecolor="red" strokeweight="1pt">
                <w10:wrap anchorx="margin"/>
              </v:rect>
            </w:pict>
          </mc:Fallback>
        </mc:AlternateContent>
      </w:r>
      <w:r>
        <w:rPr>
          <w:noProof/>
        </w:rPr>
        <mc:AlternateContent>
          <mc:Choice Requires="wps">
            <w:drawing>
              <wp:anchor distT="0" distB="0" distL="114300" distR="114300" simplePos="0" relativeHeight="251699200" behindDoc="0" locked="0" layoutInCell="1" allowOverlap="1" wp14:anchorId="73F1FCC5" wp14:editId="257B16CA">
                <wp:simplePos x="0" y="0"/>
                <wp:positionH relativeFrom="margin">
                  <wp:align>right</wp:align>
                </wp:positionH>
                <wp:positionV relativeFrom="paragraph">
                  <wp:posOffset>2223135</wp:posOffset>
                </wp:positionV>
                <wp:extent cx="520700" cy="165100"/>
                <wp:effectExtent l="0" t="0" r="12700" b="25400"/>
                <wp:wrapNone/>
                <wp:docPr id="78" name="Rectangle 78"/>
                <wp:cNvGraphicFramePr/>
                <a:graphic xmlns:a="http://schemas.openxmlformats.org/drawingml/2006/main">
                  <a:graphicData uri="http://schemas.microsoft.com/office/word/2010/wordprocessingShape">
                    <wps:wsp>
                      <wps:cNvSpPr/>
                      <wps:spPr>
                        <a:xfrm>
                          <a:off x="0" y="0"/>
                          <a:ext cx="5207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52981663" id="Rectangle 78" o:spid="_x0000_s1026" style="position:absolute;margin-left:-10.2pt;margin-top:175.05pt;width:41pt;height:13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" filled="f" strokecolor="red" strokeweight="1pt">
                <w10:wrap anchorx="margin"/>
              </v:rect>
            </w:pict>
          </mc:Fallback>
        </mc:AlternateContent>
      </w:r>
      <w:r>
        <w:rPr>
          <w:noProof/>
        </w:rPr>
        <mc:AlternateContent>
          <mc:Choice Requires="wps">
            <w:drawing>
              <wp:anchor distT="0" distB="0" distL="114300" distR="114300" simplePos="0" relativeHeight="251698176" behindDoc="0" locked="0" layoutInCell="1" allowOverlap="1" wp14:anchorId="7E261BB8" wp14:editId="170267F8">
                <wp:simplePos x="0" y="0"/>
                <wp:positionH relativeFrom="column">
                  <wp:posOffset>4699000</wp:posOffset>
                </wp:positionH>
                <wp:positionV relativeFrom="paragraph">
                  <wp:posOffset>984885</wp:posOffset>
                </wp:positionV>
                <wp:extent cx="1117600" cy="215900"/>
                <wp:effectExtent l="0" t="0" r="25400" b="12700"/>
                <wp:wrapNone/>
                <wp:docPr id="77" name="Rectangle 77"/>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4B45FF42" id="Rectangle 77" o:spid="_x0000_s1026" style="position:absolute;margin-left:370pt;margin-top:77.55pt;width:88pt;height:17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97152" behindDoc="0" locked="0" layoutInCell="1" allowOverlap="1" wp14:anchorId="525B4DF7" wp14:editId="13CAD167">
                <wp:simplePos x="0" y="0"/>
                <wp:positionH relativeFrom="column">
                  <wp:posOffset>1790700</wp:posOffset>
                </wp:positionH>
                <wp:positionV relativeFrom="paragraph">
                  <wp:posOffset>1016635</wp:posOffset>
                </wp:positionV>
                <wp:extent cx="1117600" cy="215900"/>
                <wp:effectExtent l="0" t="0" r="25400" b="12700"/>
                <wp:wrapNone/>
                <wp:docPr id="76" name="Rectangle 76"/>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41C13978" id="Rectangle 76" o:spid="_x0000_s1026" style="position:absolute;margin-left:141pt;margin-top:80.05pt;width:88pt;height:1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96128" behindDoc="0" locked="0" layoutInCell="1" allowOverlap="1" wp14:anchorId="66D019A2" wp14:editId="5874450D">
                <wp:simplePos x="0" y="0"/>
                <wp:positionH relativeFrom="column">
                  <wp:posOffset>63500</wp:posOffset>
                </wp:positionH>
                <wp:positionV relativeFrom="paragraph">
                  <wp:posOffset>1016635</wp:posOffset>
                </wp:positionV>
                <wp:extent cx="1117600" cy="215900"/>
                <wp:effectExtent l="0" t="0" r="25400" b="12700"/>
                <wp:wrapNone/>
                <wp:docPr id="75" name="Rectangle 75"/>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4C5DAEEE" id="Rectangle 75" o:spid="_x0000_s1026" style="position:absolute;margin-left:5pt;margin-top:80.05pt;width:88pt;height:17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" filled="f" strokecolor="red" strokeweight="1pt"/>
            </w:pict>
          </mc:Fallback>
        </mc:AlternateContent>
      </w:r>
      <w:r>
        <w:rPr>
          <w:noProof/>
        </w:rPr>
        <w:drawing>
          <wp:inline distT="0" distB="0" distL="0" distR="0" wp14:anchorId="7F89DE75" wp14:editId="67282D6E">
            <wp:extent cx="5943015" cy="2933700"/>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6654"/>
                    <a:stretch/>
                  </pic:blipFill>
                  <pic:spPr bwMode="auto">
                    <a:xfrm>
                      <a:off x="0" y="0"/>
                      <a:ext cx="5943600" cy="2933989"/>
                    </a:xfrm>
                    <a:prstGeom prst="rect">
                      <a:avLst/>
                    </a:prstGeom>
                    <a:ln>
                      <a:noFill/>
                    </a:ln>
                    <a:extLst>
                      <a:ext uri="{53640926-AAD7-44D8-BBD7-CCE9431645EC}">
                        <a14:shadowObscured xmlns:a14="http://schemas.microsoft.com/office/drawing/2010/main"/>
                      </a:ext>
                    </a:extLst>
                  </pic:spPr>
                </pic:pic>
              </a:graphicData>
            </a:graphic>
          </wp:inline>
        </w:drawing>
      </w:r>
    </w:p>
    <w:p w:rsidR="00022F17" w:rsidRDefault="00022F17" w:rsidP="00022F17"/>
    <w:p w:rsidR="00022F17" w:rsidRDefault="00022F17" w:rsidP="00022F17">
      <w:r>
        <w:t xml:space="preserve">Parallel flash loader has been changed in the CPLD project to look for the FPGA image in flash from a certain offset. PFL also looks for option bits at a certain offset. This hard coding of addresses makes the system more robust. It also allows you to verify the FPGA image in the flash using the programmer. </w:t>
      </w:r>
    </w:p>
    <w:p w:rsidR="00022F17" w:rsidRDefault="00022F17" w:rsidP="00022F17">
      <w:r>
        <w:t xml:space="preserve">Important check boxes. </w:t>
      </w:r>
    </w:p>
    <w:p w:rsidR="00022F17" w:rsidRDefault="00022F17" w:rsidP="00022F17">
      <w:r>
        <w:t>Configuration device: CFI_128Mb 1-bit Passive Serial.</w:t>
      </w:r>
    </w:p>
    <w:p w:rsidR="00022F17" w:rsidRDefault="00022F17" w:rsidP="00022F17">
      <w:r>
        <w:lastRenderedPageBreak/>
        <w:t xml:space="preserve">Note the odd choice of CFI_128Mb, when the actual chip is a QSPI_128Mb. This is explained by Altera here: </w:t>
      </w:r>
      <w:hyperlink r:id="rId15" w:history="1">
        <w:r w:rsidRPr="00886C7B">
          <w:rPr>
            <w:rStyle w:val="Hyperlink"/>
          </w:rPr>
          <w:t>https://www.altera.com/support/support-resources/knowledge-base/solutions/rd05082012_592.html</w:t>
        </w:r>
      </w:hyperlink>
    </w:p>
    <w:p w:rsidR="00022F17" w:rsidRDefault="00022F17" w:rsidP="00022F17">
      <w:r>
        <w:t xml:space="preserve">Check the name and location of your output.pof file. </w:t>
      </w:r>
    </w:p>
    <w:p w:rsidR="00022F17" w:rsidRDefault="00022F17" w:rsidP="00022F17">
      <w:r>
        <w:t xml:space="preserve">Add the FPGA .SOF to the .POF by double clicking the SOF_DATA Page_0. Browse to where the .SOF image was compiled. </w:t>
      </w:r>
    </w:p>
    <w:p w:rsidR="00022F17" w:rsidRDefault="00022F17" w:rsidP="00022F17">
      <w:r>
        <w:t xml:space="preserve">We now change where in the POF this image will be offset. </w:t>
      </w:r>
    </w:p>
    <w:p w:rsidR="00022F17" w:rsidRDefault="00022F17" w:rsidP="00022F17">
      <w:r>
        <w:t xml:space="preserve">Click the SOF DATA and hit properties off to the right. </w:t>
      </w:r>
    </w:p>
    <w:p w:rsidR="00022F17" w:rsidRDefault="00022F17" w:rsidP="00022F17">
      <w:r>
        <w:rPr>
          <w:noProof/>
        </w:rPr>
        <w:drawing>
          <wp:inline distT="0" distB="0" distL="0" distR="0" wp14:anchorId="0B63C9C7" wp14:editId="0E409197">
            <wp:extent cx="3686175" cy="37814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3781425"/>
                    </a:xfrm>
                    <a:prstGeom prst="rect">
                      <a:avLst/>
                    </a:prstGeom>
                  </pic:spPr>
                </pic:pic>
              </a:graphicData>
            </a:graphic>
          </wp:inline>
        </w:drawing>
      </w:r>
      <w:r>
        <w:t xml:space="preserve"> </w:t>
      </w:r>
    </w:p>
    <w:p w:rsidR="00022F17" w:rsidRDefault="00022F17" w:rsidP="00022F17">
      <w:r>
        <w:br/>
        <w:t>Change the address mode to “start”</w:t>
      </w:r>
    </w:p>
    <w:p w:rsidR="00022F17" w:rsidRDefault="00022F17" w:rsidP="00022F17">
      <w:r>
        <w:t xml:space="preserve">Change the offset to 0x40_0000. This location is coded into the option bits of the POF image. The PFL IP is not aware of this location. It looks to the option bits which then point to this location. </w:t>
      </w:r>
    </w:p>
    <w:p w:rsidR="00022F17" w:rsidRDefault="00022F17" w:rsidP="00022F17">
      <w:r>
        <w:t xml:space="preserve">Now click the “Options/Boot Info…” in the main convert screen. </w:t>
      </w:r>
    </w:p>
    <w:p w:rsidR="00022F17" w:rsidRDefault="00022F17" w:rsidP="00022F17">
      <w:r>
        <w:rPr>
          <w:noProof/>
        </w:rPr>
        <w:lastRenderedPageBreak/>
        <w:drawing>
          <wp:inline distT="0" distB="0" distL="0" distR="0" wp14:anchorId="5E1E0D78" wp14:editId="41F7969A">
            <wp:extent cx="3514725" cy="12668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4725" cy="1266825"/>
                    </a:xfrm>
                    <a:prstGeom prst="rect">
                      <a:avLst/>
                    </a:prstGeom>
                  </pic:spPr>
                </pic:pic>
              </a:graphicData>
            </a:graphic>
          </wp:inline>
        </w:drawing>
      </w:r>
    </w:p>
    <w:p w:rsidR="00022F17" w:rsidRDefault="00022F17" w:rsidP="00022F17">
      <w:r>
        <w:t xml:space="preserve">Change the option bits so that the reside at 0x30_0000 in the POF. This address is coded into the PFL IP loaded into the CPLD image. </w:t>
      </w:r>
    </w:p>
    <w:p w:rsidR="00022F17" w:rsidRDefault="00022F17" w:rsidP="00022F17">
      <w:r>
        <w:t xml:space="preserve">Hit Generate in the main window. The POF is now ready to be loaded to flash. </w:t>
      </w:r>
    </w:p>
    <w:p w:rsidR="00022F17" w:rsidRDefault="00022F17" w:rsidP="00022F17">
      <w:r>
        <w:t xml:space="preserve">In the Quartus programmer, program the POF to the flash. </w:t>
      </w:r>
    </w:p>
    <w:p w:rsidR="00584926" w:rsidRDefault="00584926" w:rsidP="00022F17"/>
    <w:p w:rsidR="00584926" w:rsidRDefault="00584926" w:rsidP="00022F17"/>
    <w:p w:rsidR="00584926" w:rsidRDefault="00584926" w:rsidP="00022F17">
      <w:r>
        <w:t xml:space="preserve">The PFL which is loaded into the CPLD RUNTIME image is the one which is aware of the option bits location. The PFL which is loaded to the Flashing loading CPLD doesn’t care about option bit locations. </w:t>
      </w:r>
    </w:p>
    <w:p w:rsidR="00584926" w:rsidRDefault="00584926" w:rsidP="00022F17">
      <w:r>
        <w:t xml:space="preserve">Here is the relevant IP screen for the runtime CPLD PFL. </w:t>
      </w:r>
    </w:p>
    <w:p w:rsidR="00584926" w:rsidRDefault="00584926" w:rsidP="00022F17"/>
    <w:p w:rsidR="00584926" w:rsidRDefault="00584926" w:rsidP="00022F17">
      <w:r>
        <w:rPr>
          <w:noProof/>
        </w:rPr>
        <w:lastRenderedPageBreak/>
        <mc:AlternateContent>
          <mc:Choice Requires="wps">
            <w:drawing>
              <wp:anchor distT="0" distB="0" distL="114300" distR="114300" simplePos="0" relativeHeight="251702272" behindDoc="0" locked="0" layoutInCell="1" allowOverlap="1">
                <wp:simplePos x="0" y="0"/>
                <wp:positionH relativeFrom="column">
                  <wp:posOffset>3895725</wp:posOffset>
                </wp:positionH>
                <wp:positionV relativeFrom="paragraph">
                  <wp:posOffset>1409700</wp:posOffset>
                </wp:positionV>
                <wp:extent cx="1924050" cy="2762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192405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rect w14:anchorId="3AC3CF37" id="Rectangle 24" o:spid="_x0000_s1026" style="position:absolute;margin-left:306.75pt;margin-top:111pt;width:151.5pt;height:21.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" filled="f" strokecolor="red" strokeweight="1pt"/>
            </w:pict>
          </mc:Fallback>
        </mc:AlternateContent>
      </w:r>
      <w:r>
        <w:rPr>
          <w:noProof/>
        </w:rPr>
        <w:drawing>
          <wp:inline distT="0" distB="0" distL="0" distR="0" wp14:anchorId="0E20D292" wp14:editId="200DD833">
            <wp:extent cx="5943600" cy="4269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69740"/>
                    </a:xfrm>
                    <a:prstGeom prst="rect">
                      <a:avLst/>
                    </a:prstGeom>
                  </pic:spPr>
                </pic:pic>
              </a:graphicData>
            </a:graphic>
          </wp:inline>
        </w:drawing>
      </w:r>
    </w:p>
    <w:p w:rsidR="00022F17" w:rsidRDefault="00022F17" w:rsidP="00F309ED">
      <w:pPr>
        <w:spacing w:after="0" w:line="240" w:lineRule="auto"/>
      </w:pPr>
    </w:p>
    <w:p w:rsidR="00F309ED" w:rsidRDefault="00F309ED" w:rsidP="00F309ED">
      <w:pPr>
        <w:spacing w:after="0" w:line="240" w:lineRule="auto"/>
      </w:pPr>
    </w:p>
    <w:p w:rsidR="00F309ED" w:rsidRDefault="00F309ED" w:rsidP="00C71C35"/>
    <w:p w:rsidR="00F12379" w:rsidRDefault="001F65E8" w:rsidP="00C71C35">
      <w:r>
        <w:t xml:space="preserve"> </w:t>
      </w:r>
    </w:p>
    <w:p w:rsidR="00C71C35" w:rsidRDefault="00C71C35"/>
    <w:p w:rsidR="004F5154" w:rsidRDefault="004F5154"/>
    <w:p w:rsidR="004F5154" w:rsidRDefault="004F5154"/>
    <w:p w:rsidR="002762B2" w:rsidRDefault="002762B2"/>
    <w:p w:rsidR="002762B2" w:rsidRDefault="002762B2"/>
    <w:sectPr w:rsidR="002762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66DBE"/>
    <w:multiLevelType w:val="hybridMultilevel"/>
    <w:tmpl w:val="BE3EC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B7547"/>
    <w:multiLevelType w:val="hybridMultilevel"/>
    <w:tmpl w:val="52DAFE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CA3328"/>
    <w:multiLevelType w:val="hybridMultilevel"/>
    <w:tmpl w:val="F7B8D17A"/>
    <w:lvl w:ilvl="0" w:tplc="13A881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topher.casebee1">
    <w15:presenceInfo w15:providerId="AD" w15:userId="S-1-5-21-62665781-247875009-941767090-178012"/>
  </w15:person>
  <w15:person w15:author="Davis, Tyler">
    <w15:presenceInfo w15:providerId="AD" w15:userId="S-1-5-21-62665781-247875009-941767090-193292"/>
  </w15:person>
  <w15:person w15:author="s58p233">
    <w15:presenceInfo w15:providerId="AD" w15:userId="S-1-5-21-62665781-247875009-941767090-1932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2B2"/>
    <w:rsid w:val="00007C5A"/>
    <w:rsid w:val="00022F17"/>
    <w:rsid w:val="000301D5"/>
    <w:rsid w:val="000340D5"/>
    <w:rsid w:val="00082609"/>
    <w:rsid w:val="00084E36"/>
    <w:rsid w:val="00093517"/>
    <w:rsid w:val="000C0307"/>
    <w:rsid w:val="000F60D7"/>
    <w:rsid w:val="00107E26"/>
    <w:rsid w:val="001F5EE2"/>
    <w:rsid w:val="001F65E8"/>
    <w:rsid w:val="00211EAA"/>
    <w:rsid w:val="00232022"/>
    <w:rsid w:val="00267630"/>
    <w:rsid w:val="002762B2"/>
    <w:rsid w:val="002773FA"/>
    <w:rsid w:val="0029666C"/>
    <w:rsid w:val="002A3011"/>
    <w:rsid w:val="002A5843"/>
    <w:rsid w:val="002B0324"/>
    <w:rsid w:val="002B1626"/>
    <w:rsid w:val="002E22E6"/>
    <w:rsid w:val="002F0810"/>
    <w:rsid w:val="00374679"/>
    <w:rsid w:val="003A11D7"/>
    <w:rsid w:val="003A60DA"/>
    <w:rsid w:val="003B2BED"/>
    <w:rsid w:val="003D19B7"/>
    <w:rsid w:val="003D1BB1"/>
    <w:rsid w:val="003E1B3D"/>
    <w:rsid w:val="004410FF"/>
    <w:rsid w:val="004A5C22"/>
    <w:rsid w:val="004E0CF1"/>
    <w:rsid w:val="004F0B08"/>
    <w:rsid w:val="004F5154"/>
    <w:rsid w:val="005517AE"/>
    <w:rsid w:val="0055513C"/>
    <w:rsid w:val="00567F15"/>
    <w:rsid w:val="00584926"/>
    <w:rsid w:val="00591E20"/>
    <w:rsid w:val="00595354"/>
    <w:rsid w:val="005B52AC"/>
    <w:rsid w:val="005D5BE6"/>
    <w:rsid w:val="00605500"/>
    <w:rsid w:val="006058F6"/>
    <w:rsid w:val="00681030"/>
    <w:rsid w:val="006A514B"/>
    <w:rsid w:val="00735038"/>
    <w:rsid w:val="00774F61"/>
    <w:rsid w:val="007769D6"/>
    <w:rsid w:val="007B7503"/>
    <w:rsid w:val="007C76F4"/>
    <w:rsid w:val="007E4D4E"/>
    <w:rsid w:val="0081550B"/>
    <w:rsid w:val="00831D26"/>
    <w:rsid w:val="008529C3"/>
    <w:rsid w:val="00857667"/>
    <w:rsid w:val="008A384E"/>
    <w:rsid w:val="008D39AC"/>
    <w:rsid w:val="00933AD4"/>
    <w:rsid w:val="00984646"/>
    <w:rsid w:val="00A54580"/>
    <w:rsid w:val="00A9208D"/>
    <w:rsid w:val="00A92FC7"/>
    <w:rsid w:val="00AA4B1C"/>
    <w:rsid w:val="00AB469C"/>
    <w:rsid w:val="00AB6AA2"/>
    <w:rsid w:val="00AD076F"/>
    <w:rsid w:val="00AE070A"/>
    <w:rsid w:val="00AF284B"/>
    <w:rsid w:val="00AF362F"/>
    <w:rsid w:val="00B42B8E"/>
    <w:rsid w:val="00B50F7E"/>
    <w:rsid w:val="00B96339"/>
    <w:rsid w:val="00BA4A4F"/>
    <w:rsid w:val="00BB1E2E"/>
    <w:rsid w:val="00BE7E4F"/>
    <w:rsid w:val="00C11D05"/>
    <w:rsid w:val="00C35066"/>
    <w:rsid w:val="00C474D7"/>
    <w:rsid w:val="00C71C35"/>
    <w:rsid w:val="00C75F2A"/>
    <w:rsid w:val="00C84744"/>
    <w:rsid w:val="00C96C96"/>
    <w:rsid w:val="00CA5576"/>
    <w:rsid w:val="00CC02FE"/>
    <w:rsid w:val="00D068E0"/>
    <w:rsid w:val="00DA6FBC"/>
    <w:rsid w:val="00E42444"/>
    <w:rsid w:val="00E55F50"/>
    <w:rsid w:val="00EC71FB"/>
    <w:rsid w:val="00ED3F73"/>
    <w:rsid w:val="00EE71DD"/>
    <w:rsid w:val="00EF01D9"/>
    <w:rsid w:val="00F03E71"/>
    <w:rsid w:val="00F12379"/>
    <w:rsid w:val="00F309ED"/>
    <w:rsid w:val="00F3461A"/>
    <w:rsid w:val="00FC1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77059D-CFC9-47DE-9176-0EB8BCD25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C35"/>
    <w:pPr>
      <w:ind w:left="720"/>
      <w:contextualSpacing/>
    </w:pPr>
  </w:style>
  <w:style w:type="paragraph" w:styleId="Caption">
    <w:name w:val="caption"/>
    <w:basedOn w:val="Normal"/>
    <w:next w:val="Normal"/>
    <w:uiPriority w:val="35"/>
    <w:unhideWhenUsed/>
    <w:qFormat/>
    <w:rsid w:val="00F309ED"/>
    <w:pPr>
      <w:spacing w:after="200" w:line="240" w:lineRule="auto"/>
    </w:pPr>
    <w:rPr>
      <w:rFonts w:ascii="Times New Roman" w:hAnsi="Times New Roman"/>
      <w:b/>
      <w:bCs/>
      <w:sz w:val="18"/>
      <w:szCs w:val="18"/>
    </w:rPr>
  </w:style>
  <w:style w:type="character" w:styleId="Hyperlink">
    <w:name w:val="Hyperlink"/>
    <w:basedOn w:val="DefaultParagraphFont"/>
    <w:uiPriority w:val="99"/>
    <w:unhideWhenUsed/>
    <w:rsid w:val="00082609"/>
    <w:rPr>
      <w:color w:val="0563C1" w:themeColor="hyperlink"/>
      <w:u w:val="single"/>
    </w:rPr>
  </w:style>
  <w:style w:type="character" w:styleId="CommentReference">
    <w:name w:val="annotation reference"/>
    <w:basedOn w:val="DefaultParagraphFont"/>
    <w:uiPriority w:val="99"/>
    <w:semiHidden/>
    <w:unhideWhenUsed/>
    <w:rsid w:val="00F3461A"/>
    <w:rPr>
      <w:sz w:val="16"/>
      <w:szCs w:val="16"/>
    </w:rPr>
  </w:style>
  <w:style w:type="paragraph" w:styleId="CommentText">
    <w:name w:val="annotation text"/>
    <w:basedOn w:val="Normal"/>
    <w:link w:val="CommentTextChar"/>
    <w:uiPriority w:val="99"/>
    <w:semiHidden/>
    <w:unhideWhenUsed/>
    <w:rsid w:val="00F3461A"/>
    <w:pPr>
      <w:spacing w:line="240" w:lineRule="auto"/>
    </w:pPr>
    <w:rPr>
      <w:sz w:val="20"/>
      <w:szCs w:val="20"/>
    </w:rPr>
  </w:style>
  <w:style w:type="character" w:customStyle="1" w:styleId="CommentTextChar">
    <w:name w:val="Comment Text Char"/>
    <w:basedOn w:val="DefaultParagraphFont"/>
    <w:link w:val="CommentText"/>
    <w:uiPriority w:val="99"/>
    <w:semiHidden/>
    <w:rsid w:val="00F3461A"/>
    <w:rPr>
      <w:sz w:val="20"/>
      <w:szCs w:val="20"/>
    </w:rPr>
  </w:style>
  <w:style w:type="paragraph" w:styleId="CommentSubject">
    <w:name w:val="annotation subject"/>
    <w:basedOn w:val="CommentText"/>
    <w:next w:val="CommentText"/>
    <w:link w:val="CommentSubjectChar"/>
    <w:uiPriority w:val="99"/>
    <w:semiHidden/>
    <w:unhideWhenUsed/>
    <w:rsid w:val="00F3461A"/>
    <w:rPr>
      <w:b/>
      <w:bCs/>
    </w:rPr>
  </w:style>
  <w:style w:type="character" w:customStyle="1" w:styleId="CommentSubjectChar">
    <w:name w:val="Comment Subject Char"/>
    <w:basedOn w:val="CommentTextChar"/>
    <w:link w:val="CommentSubject"/>
    <w:uiPriority w:val="99"/>
    <w:semiHidden/>
    <w:rsid w:val="00F3461A"/>
    <w:rPr>
      <w:b/>
      <w:bCs/>
      <w:sz w:val="20"/>
      <w:szCs w:val="20"/>
    </w:rPr>
  </w:style>
  <w:style w:type="paragraph" w:styleId="BalloonText">
    <w:name w:val="Balloon Text"/>
    <w:basedOn w:val="Normal"/>
    <w:link w:val="BalloonTextChar"/>
    <w:uiPriority w:val="99"/>
    <w:semiHidden/>
    <w:unhideWhenUsed/>
    <w:rsid w:val="00F346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461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altera.com/support/support-resources/knowledge-base/solutions/rd05082012_592.html"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1FEC6-F96D-41B4-827A-F36792E87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3989</TotalTime>
  <Pages>14</Pages>
  <Words>2604</Words>
  <Characters>13932</Characters>
  <Application>Microsoft Office Word</Application>
  <DocSecurity>0</DocSecurity>
  <Lines>296</Lines>
  <Paragraphs>168</Paragraphs>
  <ScaleCrop>false</ScaleCrop>
  <HeadingPairs>
    <vt:vector size="2" baseType="variant">
      <vt:variant>
        <vt:lpstr>Title</vt:lpstr>
      </vt:variant>
      <vt:variant>
        <vt:i4>1</vt:i4>
      </vt:variant>
    </vt:vector>
  </HeadingPairs>
  <TitlesOfParts>
    <vt:vector size="1" baseType="lpstr">
      <vt:lpstr/>
    </vt:vector>
  </TitlesOfParts>
  <Company>Montana State University</Company>
  <LinksUpToDate>false</LinksUpToDate>
  <CharactersWithSpaces>16368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christopher.casebee1</dc:creator>
  <cp:keywords/>
  <dc:description/>
  <cp:lastModifiedBy>Davis, Tyler</cp:lastModifiedBy>
  <cp:revision>54</cp:revision>
  <dcterms:created xsi:type="dcterms:W3CDTF">2016-04-01T18:28:00Z</dcterms:created>
  <dcterms:modified xsi:type="dcterms:W3CDTF">2016-06-17T20:16:00Z</dcterms:modified>
</cp:coreProperties>
</file>